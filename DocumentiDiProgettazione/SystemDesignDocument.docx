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5B7" w:rsidRPr="000F0077" w:rsidRDefault="00BB05B7" w:rsidP="00BB05B7">
      <w:pPr>
        <w:pStyle w:val="Titolo2"/>
        <w:jc w:val="center"/>
        <w:rPr>
          <w:rFonts w:asciiTheme="minorHAnsi" w:hAnsiTheme="minorHAnsi" w:cstheme="minorHAnsi"/>
          <w:b/>
          <w:noProof/>
          <w:color w:val="767171" w:themeColor="background2" w:themeShade="80"/>
          <w:sz w:val="40"/>
          <w:szCs w:val="40"/>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0" w:name="_Toc31828202"/>
      <w:bookmarkStart w:id="1" w:name="_Toc32069507"/>
      <w:r w:rsidRPr="000F0077">
        <w:rPr>
          <w:b/>
          <w:bCs/>
          <w:noProof/>
          <w:color w:val="767171" w:themeColor="background2" w:themeShade="80"/>
          <w:sz w:val="28"/>
          <w:szCs w:val="28"/>
        </w:rPr>
        <w:drawing>
          <wp:inline distT="0" distB="0" distL="0" distR="0" wp14:anchorId="1A916980" wp14:editId="57890FE4">
            <wp:extent cx="3338342" cy="295148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_256x256.png"/>
                    <pic:cNvPicPr/>
                  </pic:nvPicPr>
                  <pic:blipFill>
                    <a:blip r:embed="rId8">
                      <a:extLst>
                        <a:ext uri="{28A0092B-C50C-407E-A947-70E740481C1C}">
                          <a14:useLocalDpi xmlns:a14="http://schemas.microsoft.com/office/drawing/2010/main" val="0"/>
                        </a:ext>
                      </a:extLst>
                    </a:blip>
                    <a:stretch>
                      <a:fillRect/>
                    </a:stretch>
                  </pic:blipFill>
                  <pic:spPr>
                    <a:xfrm>
                      <a:off x="0" y="0"/>
                      <a:ext cx="3363290" cy="2973537"/>
                    </a:xfrm>
                    <a:prstGeom prst="rect">
                      <a:avLst/>
                    </a:prstGeom>
                  </pic:spPr>
                </pic:pic>
              </a:graphicData>
            </a:graphic>
          </wp:inline>
        </w:drawing>
      </w:r>
      <w:bookmarkEnd w:id="0"/>
      <w:bookmarkEnd w:id="1"/>
    </w:p>
    <w:p w:rsidR="00BB05B7" w:rsidRPr="00BB05B7" w:rsidRDefault="00BB05B7" w:rsidP="00BB05B7">
      <w:pPr>
        <w:pStyle w:val="Titolo2"/>
        <w:jc w:val="center"/>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Toc31828203"/>
      <w:bookmarkStart w:id="3" w:name="_Toc32069508"/>
      <w:r w:rsidRPr="00BB05B7">
        <w:rPr>
          <w:rFonts w:eastAsiaTheme="minorHAnsi"/>
          <w:b/>
          <w:color w:val="767171" w:themeColor="background2" w:themeShade="80"/>
          <w:sz w:val="96"/>
          <w:szCs w:val="9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bookmarkEnd w:id="2"/>
      <w:bookmarkEnd w:id="3"/>
    </w:p>
    <w:p w:rsidR="00BB05B7" w:rsidRPr="00BB05B7" w:rsidRDefault="00BB05B7" w:rsidP="00BB05B7">
      <w:pPr>
        <w:pStyle w:val="Nessunaspaziatura"/>
        <w:spacing w:after="160" w:line="259" w:lineRule="auto"/>
        <w:rPr>
          <w:rFonts w:cstheme="minorHAnsi"/>
          <w:noProof/>
          <w:color w:val="767171" w:themeColor="background2" w:themeShade="80"/>
          <w:sz w:val="36"/>
          <w:szCs w:val="36"/>
        </w:rPr>
      </w:pPr>
      <w:r w:rsidRPr="00BB05B7">
        <w:rPr>
          <w:rFonts w:cstheme="minorHAnsi"/>
          <w:noProof/>
          <w:color w:val="767171" w:themeColor="background2" w:themeShade="80"/>
        </w:rPr>
        <w:t xml:space="preserve">                      </w:t>
      </w:r>
    </w:p>
    <w:p w:rsid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6"/>
          <w:szCs w:val="56"/>
        </w:rPr>
        <w:t>Sistem Design Document</w:t>
      </w:r>
    </w:p>
    <w:p w:rsidR="00BB05B7" w:rsidRPr="00BB05B7" w:rsidRDefault="00BB05B7" w:rsidP="00BB05B7">
      <w:pPr>
        <w:pStyle w:val="Corpodeltesto2"/>
        <w:spacing w:line="240" w:lineRule="auto"/>
        <w:jc w:val="center"/>
        <w:rPr>
          <w:rFonts w:cstheme="minorHAnsi"/>
          <w:color w:val="767171" w:themeColor="background2" w:themeShade="80"/>
          <w:sz w:val="56"/>
          <w:szCs w:val="56"/>
        </w:rPr>
      </w:pPr>
      <w:r w:rsidRPr="00BB05B7">
        <w:rPr>
          <w:rFonts w:cstheme="minorHAnsi"/>
          <w:color w:val="767171" w:themeColor="background2" w:themeShade="80"/>
          <w:sz w:val="52"/>
          <w:szCs w:val="52"/>
        </w:rPr>
        <w:t>Anno Accademico 2019/20</w:t>
      </w:r>
    </w:p>
    <w:p w:rsidR="00BB05B7" w:rsidRDefault="00BB05B7" w:rsidP="00BB05B7">
      <w:pPr>
        <w:pStyle w:val="Corpodeltesto2"/>
        <w:rPr>
          <w:rFonts w:cstheme="minorHAnsi"/>
          <w:color w:val="767171" w:themeColor="background2" w:themeShade="80"/>
          <w:sz w:val="52"/>
          <w:szCs w:val="52"/>
        </w:rPr>
      </w:pPr>
    </w:p>
    <w:p w:rsidR="00BB05B7" w:rsidRPr="00BB05B7" w:rsidRDefault="00BB05B7" w:rsidP="00BB05B7">
      <w:pPr>
        <w:pStyle w:val="Corpodeltesto2"/>
        <w:rPr>
          <w:rFonts w:cstheme="minorHAnsi"/>
          <w:color w:val="767171" w:themeColor="background2" w:themeShade="80"/>
          <w:sz w:val="52"/>
          <w:szCs w:val="52"/>
        </w:rPr>
      </w:pPr>
      <w:r w:rsidRPr="000F0077">
        <w:rPr>
          <w:noProof/>
          <w:lang w:val="en-GB"/>
        </w:rPr>
        <mc:AlternateContent>
          <mc:Choice Requires="wps">
            <w:drawing>
              <wp:anchor distT="0" distB="0" distL="114300" distR="114300" simplePos="0" relativeHeight="251659264" behindDoc="1" locked="0" layoutInCell="1" allowOverlap="1" wp14:anchorId="4033871A" wp14:editId="13D2D228">
                <wp:simplePos x="0" y="0"/>
                <wp:positionH relativeFrom="column">
                  <wp:posOffset>-406400</wp:posOffset>
                </wp:positionH>
                <wp:positionV relativeFrom="paragraph">
                  <wp:posOffset>288290</wp:posOffset>
                </wp:positionV>
                <wp:extent cx="7442200" cy="2006600"/>
                <wp:effectExtent l="0" t="0" r="0" b="0"/>
                <wp:wrapTight wrapText="bothSides">
                  <wp:wrapPolygon edited="0">
                    <wp:start x="111" y="0"/>
                    <wp:lineTo x="111" y="21327"/>
                    <wp:lineTo x="21397" y="21327"/>
                    <wp:lineTo x="21397" y="0"/>
                    <wp:lineTo x="111"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20066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sidR="000C05F5" w:rsidRPr="006F2907" w:rsidRDefault="000C05F5"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0C05F5" w:rsidRPr="006F2907" w:rsidRDefault="000C05F5"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0C05F5" w:rsidRPr="006F2907" w:rsidRDefault="000C05F5"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33871A" id="_x0000_t202" coordsize="21600,21600" o:spt="202" path="m,l,21600r21600,l21600,xe">
                <v:stroke joinstyle="miter"/>
                <v:path gradientshapeok="t" o:connecttype="rect"/>
              </v:shapetype>
              <v:shape id="Casella di testo 2" o:spid="_x0000_s1026" type="#_x0000_t202" style="position:absolute;margin-left:-32pt;margin-top:22.7pt;width:586pt;height:1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" filled="f" stroked="f">
                <v:textbox>
                  <w:txbxContent>
                    <w:p w:rsidR="000C05F5" w:rsidRPr="006F2907" w:rsidRDefault="000C05F5" w:rsidP="00BB05B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rsidR="000C05F5" w:rsidRPr="006F2907" w:rsidRDefault="000C05F5" w:rsidP="00BB05B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0C05F5" w:rsidRPr="006F2907" w:rsidRDefault="000C05F5" w:rsidP="00BB05B7">
                      <w:pPr>
                        <w:jc w:val="center"/>
                        <w:rPr>
                          <w:sz w:val="28"/>
                          <w:szCs w:val="28"/>
                        </w:rPr>
                      </w:pPr>
                      <w:r>
                        <w:rPr>
                          <w:noProof/>
                        </w:rPr>
                        <w:drawing>
                          <wp:inline distT="0" distB="0" distL="0" distR="0" wp14:anchorId="5939A2E3" wp14:editId="132AB54F">
                            <wp:extent cx="1179934" cy="1187450"/>
                            <wp:effectExtent l="0" t="0" r="1270" b="0"/>
                            <wp:docPr id="7" name="Immagine 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v:textbox>
                <w10:wrap type="tight"/>
              </v:shape>
            </w:pict>
          </mc:Fallback>
        </mc:AlternateContent>
      </w:r>
    </w:p>
    <w:p w:rsidR="005F3713" w:rsidRPr="005F3713" w:rsidRDefault="005F3713" w:rsidP="005F3713">
      <w:pPr>
        <w:pStyle w:val="Titolo2"/>
        <w:rPr>
          <w:b/>
          <w:bCs/>
          <w:color w:val="8EAADB" w:themeColor="accent1" w:themeTint="99"/>
          <w:sz w:val="28"/>
          <w:szCs w:val="28"/>
        </w:rPr>
      </w:pPr>
      <w:bookmarkStart w:id="4" w:name="_Toc32069509"/>
      <w:r w:rsidRPr="005F3713">
        <w:rPr>
          <w:b/>
          <w:bCs/>
          <w:color w:val="8EAADB" w:themeColor="accent1" w:themeTint="99"/>
          <w:sz w:val="28"/>
          <w:szCs w:val="28"/>
        </w:rPr>
        <w:lastRenderedPageBreak/>
        <w:t>Sommario</w:t>
      </w:r>
      <w:bookmarkEnd w:id="4"/>
    </w:p>
    <w:p w:rsidR="00AE69A3" w:rsidRDefault="005F3713">
      <w:pPr>
        <w:pStyle w:val="Sommario2"/>
        <w:tabs>
          <w:tab w:val="right" w:leader="dot" w:pos="9628"/>
        </w:tabs>
        <w:rPr>
          <w:rFonts w:eastAsiaTheme="minorEastAsia" w:cstheme="minorBidi"/>
          <w:smallCaps w:val="0"/>
          <w:noProof/>
          <w:sz w:val="22"/>
          <w:szCs w:val="22"/>
          <w:lang w:eastAsia="it-IT"/>
        </w:rPr>
      </w:pPr>
      <w:r>
        <w:rPr>
          <w:b/>
          <w:bCs/>
          <w:sz w:val="36"/>
          <w:szCs w:val="36"/>
        </w:rPr>
        <w:fldChar w:fldCharType="begin"/>
      </w:r>
      <w:r>
        <w:rPr>
          <w:b/>
          <w:bCs/>
          <w:sz w:val="36"/>
          <w:szCs w:val="36"/>
        </w:rPr>
        <w:instrText xml:space="preserve"> TOC \o "1-5" \h \z \u </w:instrText>
      </w:r>
      <w:r>
        <w:rPr>
          <w:b/>
          <w:bCs/>
          <w:sz w:val="36"/>
          <w:szCs w:val="36"/>
        </w:rPr>
        <w:fldChar w:fldCharType="separate"/>
      </w:r>
      <w:hyperlink w:anchor="_Toc32069507" w:history="1">
        <w:r w:rsidR="00AE69A3">
          <w:rPr>
            <w:noProof/>
            <w:webHidden/>
          </w:rPr>
          <w:tab/>
        </w:r>
        <w:r w:rsidR="00AE69A3">
          <w:rPr>
            <w:noProof/>
            <w:webHidden/>
          </w:rPr>
          <w:fldChar w:fldCharType="begin"/>
        </w:r>
        <w:r w:rsidR="00AE69A3">
          <w:rPr>
            <w:noProof/>
            <w:webHidden/>
          </w:rPr>
          <w:instrText xml:space="preserve"> PAGEREF _Toc32069507 \h </w:instrText>
        </w:r>
        <w:r w:rsidR="00AE69A3">
          <w:rPr>
            <w:noProof/>
            <w:webHidden/>
          </w:rPr>
        </w:r>
        <w:r w:rsidR="00AE69A3">
          <w:rPr>
            <w:noProof/>
            <w:webHidden/>
          </w:rPr>
          <w:fldChar w:fldCharType="separate"/>
        </w:r>
        <w:r w:rsidR="0055372C">
          <w:rPr>
            <w:noProof/>
            <w:webHidden/>
          </w:rPr>
          <w:t>1</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08" w:history="1">
        <w:r w:rsidR="00AE69A3" w:rsidRPr="009B6D7D">
          <w:rPr>
            <w:rStyle w:val="Collegamentoipertestuale"/>
            <w:b/>
            <w:noProof/>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r w:rsidR="00AE69A3">
          <w:rPr>
            <w:noProof/>
            <w:webHidden/>
          </w:rPr>
          <w:tab/>
        </w:r>
        <w:r w:rsidR="00AE69A3">
          <w:rPr>
            <w:noProof/>
            <w:webHidden/>
          </w:rPr>
          <w:fldChar w:fldCharType="begin"/>
        </w:r>
        <w:r w:rsidR="00AE69A3">
          <w:rPr>
            <w:noProof/>
            <w:webHidden/>
          </w:rPr>
          <w:instrText xml:space="preserve"> PAGEREF _Toc32069508 \h </w:instrText>
        </w:r>
        <w:r w:rsidR="00AE69A3">
          <w:rPr>
            <w:noProof/>
            <w:webHidden/>
          </w:rPr>
        </w:r>
        <w:r w:rsidR="00AE69A3">
          <w:rPr>
            <w:noProof/>
            <w:webHidden/>
          </w:rPr>
          <w:fldChar w:fldCharType="separate"/>
        </w:r>
        <w:r w:rsidR="0055372C">
          <w:rPr>
            <w:noProof/>
            <w:webHidden/>
          </w:rPr>
          <w:t>1</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09" w:history="1">
        <w:r w:rsidR="00AE69A3" w:rsidRPr="009B6D7D">
          <w:rPr>
            <w:rStyle w:val="Collegamentoipertestuale"/>
            <w:b/>
            <w:bCs/>
            <w:noProof/>
          </w:rPr>
          <w:t>Sommario</w:t>
        </w:r>
        <w:r w:rsidR="00AE69A3">
          <w:rPr>
            <w:noProof/>
            <w:webHidden/>
          </w:rPr>
          <w:tab/>
        </w:r>
        <w:r w:rsidR="00AE69A3">
          <w:rPr>
            <w:noProof/>
            <w:webHidden/>
          </w:rPr>
          <w:fldChar w:fldCharType="begin"/>
        </w:r>
        <w:r w:rsidR="00AE69A3">
          <w:rPr>
            <w:noProof/>
            <w:webHidden/>
          </w:rPr>
          <w:instrText xml:space="preserve"> PAGEREF _Toc32069509 \h </w:instrText>
        </w:r>
        <w:r w:rsidR="00AE69A3">
          <w:rPr>
            <w:noProof/>
            <w:webHidden/>
          </w:rPr>
        </w:r>
        <w:r w:rsidR="00AE69A3">
          <w:rPr>
            <w:noProof/>
            <w:webHidden/>
          </w:rPr>
          <w:fldChar w:fldCharType="separate"/>
        </w:r>
        <w:r w:rsidR="0055372C">
          <w:rPr>
            <w:noProof/>
            <w:webHidden/>
          </w:rPr>
          <w:t>2</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10" w:history="1">
        <w:r w:rsidR="00AE69A3" w:rsidRPr="009B6D7D">
          <w:rPr>
            <w:rStyle w:val="Collegamentoipertestuale"/>
            <w:b/>
            <w:bCs/>
            <w:noProof/>
          </w:rPr>
          <w:t>Introduzione</w:t>
        </w:r>
        <w:r w:rsidR="00AE69A3">
          <w:rPr>
            <w:noProof/>
            <w:webHidden/>
          </w:rPr>
          <w:tab/>
        </w:r>
        <w:r w:rsidR="00AE69A3">
          <w:rPr>
            <w:noProof/>
            <w:webHidden/>
          </w:rPr>
          <w:fldChar w:fldCharType="begin"/>
        </w:r>
        <w:r w:rsidR="00AE69A3">
          <w:rPr>
            <w:noProof/>
            <w:webHidden/>
          </w:rPr>
          <w:instrText xml:space="preserve"> PAGEREF _Toc32069510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11" w:history="1">
        <w:r w:rsidR="00AE69A3" w:rsidRPr="009B6D7D">
          <w:rPr>
            <w:rStyle w:val="Collegamentoipertestuale"/>
            <w:b/>
            <w:bCs/>
            <w:noProof/>
          </w:rPr>
          <w:t>Scopo del sistema</w:t>
        </w:r>
        <w:r w:rsidR="00AE69A3">
          <w:rPr>
            <w:noProof/>
            <w:webHidden/>
          </w:rPr>
          <w:tab/>
        </w:r>
        <w:r w:rsidR="00AE69A3">
          <w:rPr>
            <w:noProof/>
            <w:webHidden/>
          </w:rPr>
          <w:fldChar w:fldCharType="begin"/>
        </w:r>
        <w:r w:rsidR="00AE69A3">
          <w:rPr>
            <w:noProof/>
            <w:webHidden/>
          </w:rPr>
          <w:instrText xml:space="preserve"> PAGEREF _Toc32069511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12" w:history="1">
        <w:r w:rsidR="00AE69A3" w:rsidRPr="009B6D7D">
          <w:rPr>
            <w:rStyle w:val="Collegamentoipertestuale"/>
            <w:b/>
            <w:bCs/>
            <w:noProof/>
          </w:rPr>
          <w:t>Obiettivi di design</w:t>
        </w:r>
        <w:r w:rsidR="00AE69A3">
          <w:rPr>
            <w:noProof/>
            <w:webHidden/>
          </w:rPr>
          <w:tab/>
        </w:r>
        <w:r w:rsidR="00AE69A3">
          <w:rPr>
            <w:noProof/>
            <w:webHidden/>
          </w:rPr>
          <w:fldChar w:fldCharType="begin"/>
        </w:r>
        <w:r w:rsidR="00AE69A3">
          <w:rPr>
            <w:noProof/>
            <w:webHidden/>
          </w:rPr>
          <w:instrText xml:space="preserve"> PAGEREF _Toc32069512 \h </w:instrText>
        </w:r>
        <w:r w:rsidR="00AE69A3">
          <w:rPr>
            <w:noProof/>
            <w:webHidden/>
          </w:rPr>
        </w:r>
        <w:r w:rsidR="00AE69A3">
          <w:rPr>
            <w:noProof/>
            <w:webHidden/>
          </w:rPr>
          <w:fldChar w:fldCharType="separate"/>
        </w:r>
        <w:r w:rsidR="0055372C">
          <w:rPr>
            <w:noProof/>
            <w:webHidden/>
          </w:rPr>
          <w:t>4</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13" w:history="1">
        <w:r w:rsidR="00AE69A3" w:rsidRPr="009B6D7D">
          <w:rPr>
            <w:rStyle w:val="Collegamentoipertestuale"/>
            <w:b/>
            <w:bCs/>
            <w:noProof/>
          </w:rPr>
          <w:t>Tabella degli obiettivi di design</w:t>
        </w:r>
        <w:r w:rsidR="00AE69A3">
          <w:rPr>
            <w:noProof/>
            <w:webHidden/>
          </w:rPr>
          <w:tab/>
        </w:r>
        <w:r w:rsidR="00AE69A3">
          <w:rPr>
            <w:noProof/>
            <w:webHidden/>
          </w:rPr>
          <w:fldChar w:fldCharType="begin"/>
        </w:r>
        <w:r w:rsidR="00AE69A3">
          <w:rPr>
            <w:noProof/>
            <w:webHidden/>
          </w:rPr>
          <w:instrText xml:space="preserve"> PAGEREF _Toc32069513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4" w:history="1">
        <w:r w:rsidR="00AE69A3" w:rsidRPr="009B6D7D">
          <w:rPr>
            <w:rStyle w:val="Collegamentoipertestuale"/>
            <w:noProof/>
          </w:rPr>
          <w:t>Throughput</w:t>
        </w:r>
        <w:r w:rsidR="00AE69A3">
          <w:rPr>
            <w:noProof/>
            <w:webHidden/>
          </w:rPr>
          <w:tab/>
        </w:r>
        <w:r w:rsidR="00AE69A3">
          <w:rPr>
            <w:noProof/>
            <w:webHidden/>
          </w:rPr>
          <w:fldChar w:fldCharType="begin"/>
        </w:r>
        <w:r w:rsidR="00AE69A3">
          <w:rPr>
            <w:noProof/>
            <w:webHidden/>
          </w:rPr>
          <w:instrText xml:space="preserve"> PAGEREF _Toc32069514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5" w:history="1">
        <w:r w:rsidR="00AE69A3" w:rsidRPr="009B6D7D">
          <w:rPr>
            <w:rStyle w:val="Collegamentoipertestuale"/>
            <w:noProof/>
          </w:rPr>
          <w:t>Memoria</w:t>
        </w:r>
        <w:r w:rsidR="00AE69A3">
          <w:rPr>
            <w:noProof/>
            <w:webHidden/>
          </w:rPr>
          <w:tab/>
        </w:r>
        <w:r w:rsidR="00AE69A3">
          <w:rPr>
            <w:noProof/>
            <w:webHidden/>
          </w:rPr>
          <w:fldChar w:fldCharType="begin"/>
        </w:r>
        <w:r w:rsidR="00AE69A3">
          <w:rPr>
            <w:noProof/>
            <w:webHidden/>
          </w:rPr>
          <w:instrText xml:space="preserve"> PAGEREF _Toc32069515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6" w:history="1">
        <w:r w:rsidR="00AE69A3" w:rsidRPr="009B6D7D">
          <w:rPr>
            <w:rStyle w:val="Collegamentoipertestuale"/>
            <w:noProof/>
          </w:rPr>
          <w:t>Robustezza</w:t>
        </w:r>
        <w:r w:rsidR="00AE69A3">
          <w:rPr>
            <w:noProof/>
            <w:webHidden/>
          </w:rPr>
          <w:tab/>
        </w:r>
        <w:r w:rsidR="00AE69A3">
          <w:rPr>
            <w:noProof/>
            <w:webHidden/>
          </w:rPr>
          <w:fldChar w:fldCharType="begin"/>
        </w:r>
        <w:r w:rsidR="00AE69A3">
          <w:rPr>
            <w:noProof/>
            <w:webHidden/>
          </w:rPr>
          <w:instrText xml:space="preserve"> PAGEREF _Toc32069516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7" w:history="1">
        <w:r w:rsidR="00AE69A3" w:rsidRPr="009B6D7D">
          <w:rPr>
            <w:rStyle w:val="Collegamentoipertestuale"/>
            <w:noProof/>
          </w:rPr>
          <w:t>Disponibilità</w:t>
        </w:r>
        <w:r w:rsidR="00AE69A3">
          <w:rPr>
            <w:noProof/>
            <w:webHidden/>
          </w:rPr>
          <w:tab/>
        </w:r>
        <w:r w:rsidR="00AE69A3">
          <w:rPr>
            <w:noProof/>
            <w:webHidden/>
          </w:rPr>
          <w:fldChar w:fldCharType="begin"/>
        </w:r>
        <w:r w:rsidR="00AE69A3">
          <w:rPr>
            <w:noProof/>
            <w:webHidden/>
          </w:rPr>
          <w:instrText xml:space="preserve"> PAGEREF _Toc32069517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8" w:history="1">
        <w:r w:rsidR="00AE69A3" w:rsidRPr="009B6D7D">
          <w:rPr>
            <w:rStyle w:val="Collegamentoipertestuale"/>
            <w:noProof/>
          </w:rPr>
          <w:t>Sicurezza</w:t>
        </w:r>
        <w:r w:rsidR="00AE69A3">
          <w:rPr>
            <w:noProof/>
            <w:webHidden/>
          </w:rPr>
          <w:tab/>
        </w:r>
        <w:r w:rsidR="00AE69A3">
          <w:rPr>
            <w:noProof/>
            <w:webHidden/>
          </w:rPr>
          <w:fldChar w:fldCharType="begin"/>
        </w:r>
        <w:r w:rsidR="00AE69A3">
          <w:rPr>
            <w:noProof/>
            <w:webHidden/>
          </w:rPr>
          <w:instrText xml:space="preserve"> PAGEREF _Toc32069518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19" w:history="1">
        <w:r w:rsidR="00AE69A3" w:rsidRPr="009B6D7D">
          <w:rPr>
            <w:rStyle w:val="Collegamentoipertestuale"/>
            <w:noProof/>
          </w:rPr>
          <w:t>Estensibilità</w:t>
        </w:r>
        <w:r w:rsidR="00AE69A3">
          <w:rPr>
            <w:noProof/>
            <w:webHidden/>
          </w:rPr>
          <w:tab/>
        </w:r>
        <w:r w:rsidR="00AE69A3">
          <w:rPr>
            <w:noProof/>
            <w:webHidden/>
          </w:rPr>
          <w:fldChar w:fldCharType="begin"/>
        </w:r>
        <w:r w:rsidR="00AE69A3">
          <w:rPr>
            <w:noProof/>
            <w:webHidden/>
          </w:rPr>
          <w:instrText xml:space="preserve"> PAGEREF _Toc32069519 \h </w:instrText>
        </w:r>
        <w:r w:rsidR="00AE69A3">
          <w:rPr>
            <w:noProof/>
            <w:webHidden/>
          </w:rPr>
        </w:r>
        <w:r w:rsidR="00AE69A3">
          <w:rPr>
            <w:noProof/>
            <w:webHidden/>
          </w:rPr>
          <w:fldChar w:fldCharType="separate"/>
        </w:r>
        <w:r w:rsidR="0055372C">
          <w:rPr>
            <w:noProof/>
            <w:webHidden/>
          </w:rPr>
          <w:t>5</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0" w:history="1">
        <w:r w:rsidR="00AE69A3" w:rsidRPr="009B6D7D">
          <w:rPr>
            <w:rStyle w:val="Collegamentoipertestuale"/>
            <w:b/>
            <w:bCs/>
            <w:noProof/>
          </w:rPr>
          <w:t>Definizioni, acronimi e abbreviazioni</w:t>
        </w:r>
        <w:r w:rsidR="00AE69A3">
          <w:rPr>
            <w:noProof/>
            <w:webHidden/>
          </w:rPr>
          <w:tab/>
        </w:r>
        <w:r w:rsidR="00AE69A3">
          <w:rPr>
            <w:noProof/>
            <w:webHidden/>
          </w:rPr>
          <w:fldChar w:fldCharType="begin"/>
        </w:r>
        <w:r w:rsidR="00AE69A3">
          <w:rPr>
            <w:noProof/>
            <w:webHidden/>
          </w:rPr>
          <w:instrText xml:space="preserve"> PAGEREF _Toc32069520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1" w:history="1">
        <w:r w:rsidR="00AE69A3" w:rsidRPr="009B6D7D">
          <w:rPr>
            <w:rStyle w:val="Collegamentoipertestuale"/>
            <w:b/>
            <w:bCs/>
            <w:noProof/>
          </w:rPr>
          <w:t>Riferimenti</w:t>
        </w:r>
        <w:r w:rsidR="00AE69A3">
          <w:rPr>
            <w:noProof/>
            <w:webHidden/>
          </w:rPr>
          <w:tab/>
        </w:r>
        <w:r w:rsidR="00AE69A3">
          <w:rPr>
            <w:noProof/>
            <w:webHidden/>
          </w:rPr>
          <w:fldChar w:fldCharType="begin"/>
        </w:r>
        <w:r w:rsidR="00AE69A3">
          <w:rPr>
            <w:noProof/>
            <w:webHidden/>
          </w:rPr>
          <w:instrText xml:space="preserve"> PAGEREF _Toc32069521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2" w:history="1">
        <w:r w:rsidR="00AE69A3" w:rsidRPr="009B6D7D">
          <w:rPr>
            <w:rStyle w:val="Collegamentoipertestuale"/>
            <w:b/>
            <w:bCs/>
            <w:noProof/>
          </w:rPr>
          <w:t>Panoramica</w:t>
        </w:r>
        <w:r w:rsidR="00AE69A3">
          <w:rPr>
            <w:noProof/>
            <w:webHidden/>
          </w:rPr>
          <w:tab/>
        </w:r>
        <w:r w:rsidR="00AE69A3">
          <w:rPr>
            <w:noProof/>
            <w:webHidden/>
          </w:rPr>
          <w:fldChar w:fldCharType="begin"/>
        </w:r>
        <w:r w:rsidR="00AE69A3">
          <w:rPr>
            <w:noProof/>
            <w:webHidden/>
          </w:rPr>
          <w:instrText xml:space="preserve"> PAGEREF _Toc32069522 \h </w:instrText>
        </w:r>
        <w:r w:rsidR="00AE69A3">
          <w:rPr>
            <w:noProof/>
            <w:webHidden/>
          </w:rPr>
        </w:r>
        <w:r w:rsidR="00AE69A3">
          <w:rPr>
            <w:noProof/>
            <w:webHidden/>
          </w:rPr>
          <w:fldChar w:fldCharType="separate"/>
        </w:r>
        <w:r w:rsidR="0055372C">
          <w:rPr>
            <w:noProof/>
            <w:webHidden/>
          </w:rPr>
          <w:t>6</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23" w:history="1">
        <w:r w:rsidR="00AE69A3" w:rsidRPr="009B6D7D">
          <w:rPr>
            <w:rStyle w:val="Collegamentoipertestuale"/>
            <w:b/>
            <w:bCs/>
            <w:noProof/>
          </w:rPr>
          <w:t>Architettura corrente del software</w:t>
        </w:r>
        <w:r w:rsidR="00AE69A3">
          <w:rPr>
            <w:noProof/>
            <w:webHidden/>
          </w:rPr>
          <w:tab/>
        </w:r>
        <w:r w:rsidR="00AE69A3">
          <w:rPr>
            <w:noProof/>
            <w:webHidden/>
          </w:rPr>
          <w:fldChar w:fldCharType="begin"/>
        </w:r>
        <w:r w:rsidR="00AE69A3">
          <w:rPr>
            <w:noProof/>
            <w:webHidden/>
          </w:rPr>
          <w:instrText xml:space="preserve"> PAGEREF _Toc32069523 \h </w:instrText>
        </w:r>
        <w:r w:rsidR="00AE69A3">
          <w:rPr>
            <w:noProof/>
            <w:webHidden/>
          </w:rPr>
        </w:r>
        <w:r w:rsidR="00AE69A3">
          <w:rPr>
            <w:noProof/>
            <w:webHidden/>
          </w:rPr>
          <w:fldChar w:fldCharType="separate"/>
        </w:r>
        <w:r w:rsidR="0055372C">
          <w:rPr>
            <w:noProof/>
            <w:webHidden/>
          </w:rPr>
          <w:t>7</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24" w:history="1">
        <w:r w:rsidR="00AE69A3" w:rsidRPr="009B6D7D">
          <w:rPr>
            <w:rStyle w:val="Collegamentoipertestuale"/>
            <w:b/>
            <w:bCs/>
            <w:noProof/>
          </w:rPr>
          <w:t>Architettura software proposta</w:t>
        </w:r>
        <w:r w:rsidR="00AE69A3">
          <w:rPr>
            <w:noProof/>
            <w:webHidden/>
          </w:rPr>
          <w:tab/>
        </w:r>
        <w:r w:rsidR="00AE69A3">
          <w:rPr>
            <w:noProof/>
            <w:webHidden/>
          </w:rPr>
          <w:fldChar w:fldCharType="begin"/>
        </w:r>
        <w:r w:rsidR="00AE69A3">
          <w:rPr>
            <w:noProof/>
            <w:webHidden/>
          </w:rPr>
          <w:instrText xml:space="preserve"> PAGEREF _Toc32069524 \h </w:instrText>
        </w:r>
        <w:r w:rsidR="00AE69A3">
          <w:rPr>
            <w:noProof/>
            <w:webHidden/>
          </w:rPr>
        </w:r>
        <w:r w:rsidR="00AE69A3">
          <w:rPr>
            <w:noProof/>
            <w:webHidden/>
          </w:rPr>
          <w:fldChar w:fldCharType="separate"/>
        </w:r>
        <w:r w:rsidR="0055372C">
          <w:rPr>
            <w:noProof/>
            <w:webHidden/>
          </w:rPr>
          <w:t>8</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5" w:history="1">
        <w:r w:rsidR="00AE69A3" w:rsidRPr="009B6D7D">
          <w:rPr>
            <w:rStyle w:val="Collegamentoipertestuale"/>
            <w:b/>
            <w:bCs/>
            <w:noProof/>
          </w:rPr>
          <w:t>Panoramica</w:t>
        </w:r>
        <w:r w:rsidR="00AE69A3">
          <w:rPr>
            <w:noProof/>
            <w:webHidden/>
          </w:rPr>
          <w:tab/>
        </w:r>
        <w:r w:rsidR="00AE69A3">
          <w:rPr>
            <w:noProof/>
            <w:webHidden/>
          </w:rPr>
          <w:fldChar w:fldCharType="begin"/>
        </w:r>
        <w:r w:rsidR="00AE69A3">
          <w:rPr>
            <w:noProof/>
            <w:webHidden/>
          </w:rPr>
          <w:instrText xml:space="preserve"> PAGEREF _Toc32069525 \h </w:instrText>
        </w:r>
        <w:r w:rsidR="00AE69A3">
          <w:rPr>
            <w:noProof/>
            <w:webHidden/>
          </w:rPr>
        </w:r>
        <w:r w:rsidR="00AE69A3">
          <w:rPr>
            <w:noProof/>
            <w:webHidden/>
          </w:rPr>
          <w:fldChar w:fldCharType="separate"/>
        </w:r>
        <w:r w:rsidR="0055372C">
          <w:rPr>
            <w:noProof/>
            <w:webHidden/>
          </w:rPr>
          <w:t>8</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26" w:history="1">
        <w:r w:rsidR="00AE69A3" w:rsidRPr="009B6D7D">
          <w:rPr>
            <w:rStyle w:val="Collegamentoipertestuale"/>
            <w:b/>
            <w:bCs/>
            <w:noProof/>
          </w:rPr>
          <w:t>Decomposizione dei sottosistemi</w:t>
        </w:r>
        <w:r w:rsidR="00AE69A3">
          <w:rPr>
            <w:noProof/>
            <w:webHidden/>
          </w:rPr>
          <w:tab/>
        </w:r>
        <w:r w:rsidR="00AE69A3">
          <w:rPr>
            <w:noProof/>
            <w:webHidden/>
          </w:rPr>
          <w:fldChar w:fldCharType="begin"/>
        </w:r>
        <w:r w:rsidR="00AE69A3">
          <w:rPr>
            <w:noProof/>
            <w:webHidden/>
          </w:rPr>
          <w:instrText xml:space="preserve"> PAGEREF _Toc32069526 \h </w:instrText>
        </w:r>
        <w:r w:rsidR="00AE69A3">
          <w:rPr>
            <w:noProof/>
            <w:webHidden/>
          </w:rPr>
        </w:r>
        <w:r w:rsidR="00AE69A3">
          <w:rPr>
            <w:noProof/>
            <w:webHidden/>
          </w:rPr>
          <w:fldChar w:fldCharType="separate"/>
        </w:r>
        <w:r w:rsidR="0055372C">
          <w:rPr>
            <w:noProof/>
            <w:webHidden/>
          </w:rPr>
          <w:t>9</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7" w:history="1">
        <w:r w:rsidR="00AE69A3" w:rsidRPr="009B6D7D">
          <w:rPr>
            <w:rStyle w:val="Collegamentoipertestuale"/>
            <w:b/>
            <w:bCs/>
            <w:noProof/>
            <w:shd w:val="clear" w:color="auto" w:fill="FFFFFF"/>
          </w:rPr>
          <w:t>Utente Non Registrato</w:t>
        </w:r>
        <w:r w:rsidR="00AE69A3">
          <w:rPr>
            <w:noProof/>
            <w:webHidden/>
          </w:rPr>
          <w:tab/>
        </w:r>
        <w:r w:rsidR="00AE69A3">
          <w:rPr>
            <w:noProof/>
            <w:webHidden/>
          </w:rPr>
          <w:fldChar w:fldCharType="begin"/>
        </w:r>
        <w:r w:rsidR="00AE69A3">
          <w:rPr>
            <w:noProof/>
            <w:webHidden/>
          </w:rPr>
          <w:instrText xml:space="preserve"> PAGEREF _Toc32069527 \h </w:instrText>
        </w:r>
        <w:r w:rsidR="00AE69A3">
          <w:rPr>
            <w:noProof/>
            <w:webHidden/>
          </w:rPr>
        </w:r>
        <w:r w:rsidR="00AE69A3">
          <w:rPr>
            <w:noProof/>
            <w:webHidden/>
          </w:rPr>
          <w:fldChar w:fldCharType="separate"/>
        </w:r>
        <w:r w:rsidR="0055372C">
          <w:rPr>
            <w:noProof/>
            <w:webHidden/>
          </w:rPr>
          <w:t>11</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8" w:history="1">
        <w:r w:rsidR="00AE69A3" w:rsidRPr="009B6D7D">
          <w:rPr>
            <w:rStyle w:val="Collegamentoipertestuale"/>
            <w:b/>
            <w:bCs/>
            <w:noProof/>
            <w:shd w:val="clear" w:color="auto" w:fill="FFFFFF"/>
          </w:rPr>
          <w:t>Utente</w:t>
        </w:r>
        <w:r w:rsidR="00AE69A3">
          <w:rPr>
            <w:noProof/>
            <w:webHidden/>
          </w:rPr>
          <w:tab/>
        </w:r>
        <w:r w:rsidR="00AE69A3">
          <w:rPr>
            <w:noProof/>
            <w:webHidden/>
          </w:rPr>
          <w:fldChar w:fldCharType="begin"/>
        </w:r>
        <w:r w:rsidR="00AE69A3">
          <w:rPr>
            <w:noProof/>
            <w:webHidden/>
          </w:rPr>
          <w:instrText xml:space="preserve"> PAGEREF _Toc32069528 \h </w:instrText>
        </w:r>
        <w:r w:rsidR="00AE69A3">
          <w:rPr>
            <w:noProof/>
            <w:webHidden/>
          </w:rPr>
        </w:r>
        <w:r w:rsidR="00AE69A3">
          <w:rPr>
            <w:noProof/>
            <w:webHidden/>
          </w:rPr>
          <w:fldChar w:fldCharType="separate"/>
        </w:r>
        <w:r w:rsidR="0055372C">
          <w:rPr>
            <w:noProof/>
            <w:webHidden/>
          </w:rPr>
          <w:t>12</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29" w:history="1">
        <w:r w:rsidR="00AE69A3" w:rsidRPr="009B6D7D">
          <w:rPr>
            <w:rStyle w:val="Collegamentoipertestuale"/>
            <w:b/>
            <w:bCs/>
            <w:noProof/>
            <w:shd w:val="clear" w:color="auto" w:fill="FFFFFF"/>
          </w:rPr>
          <w:t>Amministratore</w:t>
        </w:r>
        <w:r w:rsidR="00AE69A3">
          <w:rPr>
            <w:noProof/>
            <w:webHidden/>
          </w:rPr>
          <w:tab/>
        </w:r>
        <w:r w:rsidR="00AE69A3">
          <w:rPr>
            <w:noProof/>
            <w:webHidden/>
          </w:rPr>
          <w:fldChar w:fldCharType="begin"/>
        </w:r>
        <w:r w:rsidR="00AE69A3">
          <w:rPr>
            <w:noProof/>
            <w:webHidden/>
          </w:rPr>
          <w:instrText xml:space="preserve"> PAGEREF _Toc32069529 \h </w:instrText>
        </w:r>
        <w:r w:rsidR="00AE69A3">
          <w:rPr>
            <w:noProof/>
            <w:webHidden/>
          </w:rPr>
        </w:r>
        <w:r w:rsidR="00AE69A3">
          <w:rPr>
            <w:noProof/>
            <w:webHidden/>
          </w:rPr>
          <w:fldChar w:fldCharType="separate"/>
        </w:r>
        <w:r w:rsidR="0055372C">
          <w:rPr>
            <w:noProof/>
            <w:webHidden/>
          </w:rPr>
          <w:t>13</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0" w:history="1">
        <w:r w:rsidR="00AE69A3" w:rsidRPr="009B6D7D">
          <w:rPr>
            <w:rStyle w:val="Collegamentoipertestuale"/>
            <w:b/>
            <w:bCs/>
            <w:noProof/>
            <w:shd w:val="clear" w:color="auto" w:fill="FFFFFF"/>
          </w:rPr>
          <w:t>Sistema Generale</w:t>
        </w:r>
        <w:r w:rsidR="00AE69A3">
          <w:rPr>
            <w:noProof/>
            <w:webHidden/>
          </w:rPr>
          <w:tab/>
        </w:r>
        <w:r w:rsidR="00AE69A3">
          <w:rPr>
            <w:noProof/>
            <w:webHidden/>
          </w:rPr>
          <w:fldChar w:fldCharType="begin"/>
        </w:r>
        <w:r w:rsidR="00AE69A3">
          <w:rPr>
            <w:noProof/>
            <w:webHidden/>
          </w:rPr>
          <w:instrText xml:space="preserve"> PAGEREF _Toc32069530 \h </w:instrText>
        </w:r>
        <w:r w:rsidR="00AE69A3">
          <w:rPr>
            <w:noProof/>
            <w:webHidden/>
          </w:rPr>
        </w:r>
        <w:r w:rsidR="00AE69A3">
          <w:rPr>
            <w:noProof/>
            <w:webHidden/>
          </w:rPr>
          <w:fldChar w:fldCharType="separate"/>
        </w:r>
        <w:r w:rsidR="0055372C">
          <w:rPr>
            <w:noProof/>
            <w:webHidden/>
          </w:rPr>
          <w:t>14</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1" w:history="1">
        <w:r w:rsidR="00AE69A3" w:rsidRPr="009B6D7D">
          <w:rPr>
            <w:rStyle w:val="Collegamentoipertestuale"/>
            <w:b/>
            <w:bCs/>
            <w:noProof/>
          </w:rPr>
          <w:t>Gestione Account</w:t>
        </w:r>
        <w:r w:rsidR="00AE69A3">
          <w:rPr>
            <w:noProof/>
            <w:webHidden/>
          </w:rPr>
          <w:tab/>
        </w:r>
        <w:r w:rsidR="00AE69A3">
          <w:rPr>
            <w:noProof/>
            <w:webHidden/>
          </w:rPr>
          <w:fldChar w:fldCharType="begin"/>
        </w:r>
        <w:r w:rsidR="00AE69A3">
          <w:rPr>
            <w:noProof/>
            <w:webHidden/>
          </w:rPr>
          <w:instrText xml:space="preserve"> PAGEREF _Toc32069531 \h </w:instrText>
        </w:r>
        <w:r w:rsidR="00AE69A3">
          <w:rPr>
            <w:noProof/>
            <w:webHidden/>
          </w:rPr>
        </w:r>
        <w:r w:rsidR="00AE69A3">
          <w:rPr>
            <w:noProof/>
            <w:webHidden/>
          </w:rPr>
          <w:fldChar w:fldCharType="separate"/>
        </w:r>
        <w:r w:rsidR="0055372C">
          <w:rPr>
            <w:noProof/>
            <w:webHidden/>
          </w:rPr>
          <w:t>15</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2" w:history="1">
        <w:r w:rsidR="00AE69A3" w:rsidRPr="009B6D7D">
          <w:rPr>
            <w:rStyle w:val="Collegamentoipertestuale"/>
            <w:b/>
            <w:bCs/>
            <w:noProof/>
          </w:rPr>
          <w:t>Gestione Ricetta</w:t>
        </w:r>
        <w:r w:rsidR="00AE69A3">
          <w:rPr>
            <w:noProof/>
            <w:webHidden/>
          </w:rPr>
          <w:tab/>
        </w:r>
        <w:r w:rsidR="00AE69A3">
          <w:rPr>
            <w:noProof/>
            <w:webHidden/>
          </w:rPr>
          <w:fldChar w:fldCharType="begin"/>
        </w:r>
        <w:r w:rsidR="00AE69A3">
          <w:rPr>
            <w:noProof/>
            <w:webHidden/>
          </w:rPr>
          <w:instrText xml:space="preserve"> PAGEREF _Toc32069532 \h </w:instrText>
        </w:r>
        <w:r w:rsidR="00AE69A3">
          <w:rPr>
            <w:noProof/>
            <w:webHidden/>
          </w:rPr>
        </w:r>
        <w:r w:rsidR="00AE69A3">
          <w:rPr>
            <w:noProof/>
            <w:webHidden/>
          </w:rPr>
          <w:fldChar w:fldCharType="separate"/>
        </w:r>
        <w:r w:rsidR="0055372C">
          <w:rPr>
            <w:noProof/>
            <w:webHidden/>
          </w:rPr>
          <w:t>17</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3" w:history="1">
        <w:r w:rsidR="00AE69A3" w:rsidRPr="009B6D7D">
          <w:rPr>
            <w:rStyle w:val="Collegamentoipertestuale"/>
            <w:b/>
            <w:bCs/>
            <w:noProof/>
          </w:rPr>
          <w:t>Gestione Amministrazione</w:t>
        </w:r>
        <w:r w:rsidR="00AE69A3">
          <w:rPr>
            <w:noProof/>
            <w:webHidden/>
          </w:rPr>
          <w:tab/>
        </w:r>
        <w:r w:rsidR="00AE69A3">
          <w:rPr>
            <w:noProof/>
            <w:webHidden/>
          </w:rPr>
          <w:fldChar w:fldCharType="begin"/>
        </w:r>
        <w:r w:rsidR="00AE69A3">
          <w:rPr>
            <w:noProof/>
            <w:webHidden/>
          </w:rPr>
          <w:instrText xml:space="preserve"> PAGEREF _Toc32069533 \h </w:instrText>
        </w:r>
        <w:r w:rsidR="00AE69A3">
          <w:rPr>
            <w:noProof/>
            <w:webHidden/>
          </w:rPr>
        </w:r>
        <w:r w:rsidR="00AE69A3">
          <w:rPr>
            <w:noProof/>
            <w:webHidden/>
          </w:rPr>
          <w:fldChar w:fldCharType="separate"/>
        </w:r>
        <w:r w:rsidR="0055372C">
          <w:rPr>
            <w:noProof/>
            <w:webHidden/>
          </w:rPr>
          <w:t>17</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34" w:history="1">
        <w:r w:rsidR="00AE69A3" w:rsidRPr="009B6D7D">
          <w:rPr>
            <w:rStyle w:val="Collegamentoipertestuale"/>
            <w:b/>
            <w:bCs/>
            <w:noProof/>
          </w:rPr>
          <w:t>Mappatura Hardware/Software</w:t>
        </w:r>
        <w:r w:rsidR="00AE69A3">
          <w:rPr>
            <w:noProof/>
            <w:webHidden/>
          </w:rPr>
          <w:tab/>
        </w:r>
        <w:r w:rsidR="00AE69A3">
          <w:rPr>
            <w:noProof/>
            <w:webHidden/>
          </w:rPr>
          <w:fldChar w:fldCharType="begin"/>
        </w:r>
        <w:r w:rsidR="00AE69A3">
          <w:rPr>
            <w:noProof/>
            <w:webHidden/>
          </w:rPr>
          <w:instrText xml:space="preserve"> PAGEREF _Toc32069534 \h </w:instrText>
        </w:r>
        <w:r w:rsidR="00AE69A3">
          <w:rPr>
            <w:noProof/>
            <w:webHidden/>
          </w:rPr>
        </w:r>
        <w:r w:rsidR="00AE69A3">
          <w:rPr>
            <w:noProof/>
            <w:webHidden/>
          </w:rPr>
          <w:fldChar w:fldCharType="separate"/>
        </w:r>
        <w:r w:rsidR="0055372C">
          <w:rPr>
            <w:noProof/>
            <w:webHidden/>
          </w:rPr>
          <w:t>15</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35" w:history="1">
        <w:r w:rsidR="00AE69A3" w:rsidRPr="009B6D7D">
          <w:rPr>
            <w:rStyle w:val="Collegamentoipertestuale"/>
            <w:b/>
            <w:bCs/>
            <w:noProof/>
          </w:rPr>
          <w:t>Gestione dati persistenti</w:t>
        </w:r>
        <w:r w:rsidR="00AE69A3">
          <w:rPr>
            <w:noProof/>
            <w:webHidden/>
          </w:rPr>
          <w:tab/>
        </w:r>
        <w:r w:rsidR="00AE69A3">
          <w:rPr>
            <w:noProof/>
            <w:webHidden/>
          </w:rPr>
          <w:fldChar w:fldCharType="begin"/>
        </w:r>
        <w:r w:rsidR="00AE69A3">
          <w:rPr>
            <w:noProof/>
            <w:webHidden/>
          </w:rPr>
          <w:instrText xml:space="preserve"> PAGEREF _Toc32069535 \h </w:instrText>
        </w:r>
        <w:r w:rsidR="00AE69A3">
          <w:rPr>
            <w:noProof/>
            <w:webHidden/>
          </w:rPr>
        </w:r>
        <w:r w:rsidR="00AE69A3">
          <w:rPr>
            <w:noProof/>
            <w:webHidden/>
          </w:rPr>
          <w:fldChar w:fldCharType="separate"/>
        </w:r>
        <w:r w:rsidR="0055372C">
          <w:rPr>
            <w:noProof/>
            <w:webHidden/>
          </w:rPr>
          <w:t>18</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6" w:history="1">
        <w:r w:rsidR="00AE69A3" w:rsidRPr="009B6D7D">
          <w:rPr>
            <w:rStyle w:val="Collegamentoipertestuale"/>
            <w:b/>
            <w:bCs/>
            <w:noProof/>
          </w:rPr>
          <w:t>Mapping del database</w:t>
        </w:r>
        <w:r w:rsidR="00AE69A3">
          <w:rPr>
            <w:noProof/>
            <w:webHidden/>
          </w:rPr>
          <w:tab/>
        </w:r>
        <w:r w:rsidR="00AE69A3">
          <w:rPr>
            <w:noProof/>
            <w:webHidden/>
          </w:rPr>
          <w:fldChar w:fldCharType="begin"/>
        </w:r>
        <w:r w:rsidR="00AE69A3">
          <w:rPr>
            <w:noProof/>
            <w:webHidden/>
          </w:rPr>
          <w:instrText xml:space="preserve"> PAGEREF _Toc32069536 \h </w:instrText>
        </w:r>
        <w:r w:rsidR="00AE69A3">
          <w:rPr>
            <w:noProof/>
            <w:webHidden/>
          </w:rPr>
        </w:r>
        <w:r w:rsidR="00AE69A3">
          <w:rPr>
            <w:noProof/>
            <w:webHidden/>
          </w:rPr>
          <w:fldChar w:fldCharType="separate"/>
        </w:r>
        <w:r w:rsidR="0055372C">
          <w:rPr>
            <w:noProof/>
            <w:webHidden/>
          </w:rPr>
          <w:t>19</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37" w:history="1">
        <w:r w:rsidR="00AE69A3" w:rsidRPr="009B6D7D">
          <w:rPr>
            <w:rStyle w:val="Collegamentoipertestuale"/>
            <w:b/>
            <w:bCs/>
            <w:noProof/>
          </w:rPr>
          <w:t>Dettaglio struttura tabelle</w:t>
        </w:r>
        <w:r w:rsidR="00AE69A3">
          <w:rPr>
            <w:noProof/>
            <w:webHidden/>
          </w:rPr>
          <w:tab/>
        </w:r>
        <w:r w:rsidR="00AE69A3">
          <w:rPr>
            <w:noProof/>
            <w:webHidden/>
          </w:rPr>
          <w:fldChar w:fldCharType="begin"/>
        </w:r>
        <w:r w:rsidR="00AE69A3">
          <w:rPr>
            <w:noProof/>
            <w:webHidden/>
          </w:rPr>
          <w:instrText xml:space="preserve"> PAGEREF _Toc32069537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38" w:history="1">
        <w:r w:rsidR="00AE69A3" w:rsidRPr="009B6D7D">
          <w:rPr>
            <w:rStyle w:val="Collegamentoipertestuale"/>
            <w:b/>
            <w:bCs/>
            <w:noProof/>
          </w:rPr>
          <w:t>Utente</w:t>
        </w:r>
        <w:r w:rsidR="00AE69A3">
          <w:rPr>
            <w:noProof/>
            <w:webHidden/>
          </w:rPr>
          <w:tab/>
        </w:r>
        <w:r w:rsidR="00AE69A3">
          <w:rPr>
            <w:noProof/>
            <w:webHidden/>
          </w:rPr>
          <w:fldChar w:fldCharType="begin"/>
        </w:r>
        <w:r w:rsidR="00AE69A3">
          <w:rPr>
            <w:noProof/>
            <w:webHidden/>
          </w:rPr>
          <w:instrText xml:space="preserve"> PAGEREF _Toc32069538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5"/>
        <w:tabs>
          <w:tab w:val="right" w:leader="dot" w:pos="9628"/>
        </w:tabs>
        <w:rPr>
          <w:rFonts w:eastAsiaTheme="minorEastAsia" w:cstheme="minorBidi"/>
          <w:noProof/>
          <w:sz w:val="22"/>
          <w:szCs w:val="22"/>
          <w:lang w:eastAsia="it-IT"/>
        </w:rPr>
      </w:pPr>
      <w:hyperlink w:anchor="_Toc32069539" w:history="1">
        <w:r w:rsidR="00AE69A3" w:rsidRPr="009B6D7D">
          <w:rPr>
            <w:rStyle w:val="Collegamentoipertestuale"/>
            <w:noProof/>
          </w:rPr>
          <w:t>Cognome</w:t>
        </w:r>
        <w:r w:rsidR="00AE69A3">
          <w:rPr>
            <w:noProof/>
            <w:webHidden/>
          </w:rPr>
          <w:tab/>
        </w:r>
        <w:r w:rsidR="00AE69A3">
          <w:rPr>
            <w:noProof/>
            <w:webHidden/>
          </w:rPr>
          <w:fldChar w:fldCharType="begin"/>
        </w:r>
        <w:r w:rsidR="00AE69A3">
          <w:rPr>
            <w:noProof/>
            <w:webHidden/>
          </w:rPr>
          <w:instrText xml:space="preserve"> PAGEREF _Toc32069539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0" w:history="1">
        <w:r w:rsidR="00AE69A3" w:rsidRPr="009B6D7D">
          <w:rPr>
            <w:rStyle w:val="Collegamentoipertestuale"/>
            <w:b/>
            <w:bCs/>
            <w:noProof/>
          </w:rPr>
          <w:t>Ricetta</w:t>
        </w:r>
        <w:r w:rsidR="00AE69A3">
          <w:rPr>
            <w:noProof/>
            <w:webHidden/>
          </w:rPr>
          <w:tab/>
        </w:r>
        <w:r w:rsidR="00AE69A3">
          <w:rPr>
            <w:noProof/>
            <w:webHidden/>
          </w:rPr>
          <w:fldChar w:fldCharType="begin"/>
        </w:r>
        <w:r w:rsidR="00AE69A3">
          <w:rPr>
            <w:noProof/>
            <w:webHidden/>
          </w:rPr>
          <w:instrText xml:space="preserve"> PAGEREF _Toc32069540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1" w:history="1">
        <w:r w:rsidR="00AE69A3" w:rsidRPr="009B6D7D">
          <w:rPr>
            <w:rStyle w:val="Collegamentoipertestuale"/>
            <w:b/>
            <w:bCs/>
            <w:noProof/>
          </w:rPr>
          <w:t>I</w:t>
        </w:r>
        <w:r w:rsidR="00AE69A3" w:rsidRPr="009B6D7D">
          <w:rPr>
            <w:rStyle w:val="Collegamentoipertestuale"/>
            <w:rFonts w:cstheme="majorHAnsi"/>
            <w:b/>
            <w:bCs/>
            <w:noProof/>
          </w:rPr>
          <w:t>ngrediente</w:t>
        </w:r>
        <w:r w:rsidR="00AE69A3">
          <w:rPr>
            <w:noProof/>
            <w:webHidden/>
          </w:rPr>
          <w:tab/>
        </w:r>
        <w:r w:rsidR="00AE69A3">
          <w:rPr>
            <w:noProof/>
            <w:webHidden/>
          </w:rPr>
          <w:fldChar w:fldCharType="begin"/>
        </w:r>
        <w:r w:rsidR="00AE69A3">
          <w:rPr>
            <w:noProof/>
            <w:webHidden/>
          </w:rPr>
          <w:instrText xml:space="preserve"> PAGEREF _Toc32069541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5"/>
        <w:tabs>
          <w:tab w:val="right" w:leader="dot" w:pos="9628"/>
        </w:tabs>
        <w:rPr>
          <w:rFonts w:eastAsiaTheme="minorEastAsia" w:cstheme="minorBidi"/>
          <w:noProof/>
          <w:sz w:val="22"/>
          <w:szCs w:val="22"/>
          <w:lang w:eastAsia="it-IT"/>
        </w:rPr>
      </w:pPr>
      <w:hyperlink w:anchor="_Toc32069542" w:history="1">
        <w:r w:rsidR="00AE69A3" w:rsidRPr="009B6D7D">
          <w:rPr>
            <w:rStyle w:val="Collegamentoipertestuale"/>
            <w:noProof/>
          </w:rPr>
          <w:t>Nome</w:t>
        </w:r>
        <w:r w:rsidR="00AE69A3">
          <w:rPr>
            <w:noProof/>
            <w:webHidden/>
          </w:rPr>
          <w:tab/>
        </w:r>
        <w:r w:rsidR="00AE69A3">
          <w:rPr>
            <w:noProof/>
            <w:webHidden/>
          </w:rPr>
          <w:fldChar w:fldCharType="begin"/>
        </w:r>
        <w:r w:rsidR="00AE69A3">
          <w:rPr>
            <w:noProof/>
            <w:webHidden/>
          </w:rPr>
          <w:instrText xml:space="preserve"> PAGEREF _Toc32069542 \h </w:instrText>
        </w:r>
        <w:r w:rsidR="00AE69A3">
          <w:rPr>
            <w:noProof/>
            <w:webHidden/>
          </w:rPr>
        </w:r>
        <w:r w:rsidR="00AE69A3">
          <w:rPr>
            <w:noProof/>
            <w:webHidden/>
          </w:rPr>
          <w:fldChar w:fldCharType="separate"/>
        </w:r>
        <w:r w:rsidR="0055372C">
          <w:rPr>
            <w:noProof/>
            <w:webHidden/>
          </w:rPr>
          <w:t>21</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3" w:history="1">
        <w:r w:rsidR="00AE69A3" w:rsidRPr="009B6D7D">
          <w:rPr>
            <w:rStyle w:val="Collegamentoipertestuale"/>
            <w:rFonts w:cstheme="majorHAnsi"/>
            <w:b/>
            <w:bCs/>
            <w:noProof/>
          </w:rPr>
          <w:t>Categoria</w:t>
        </w:r>
        <w:r w:rsidR="00AE69A3">
          <w:rPr>
            <w:noProof/>
            <w:webHidden/>
          </w:rPr>
          <w:tab/>
        </w:r>
        <w:r w:rsidR="00AE69A3">
          <w:rPr>
            <w:noProof/>
            <w:webHidden/>
          </w:rPr>
          <w:fldChar w:fldCharType="begin"/>
        </w:r>
        <w:r w:rsidR="00AE69A3">
          <w:rPr>
            <w:noProof/>
            <w:webHidden/>
          </w:rPr>
          <w:instrText xml:space="preserve"> PAGEREF _Toc32069543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4" w:history="1">
        <w:r w:rsidR="00AE69A3" w:rsidRPr="009B6D7D">
          <w:rPr>
            <w:rStyle w:val="Collegamentoipertestuale"/>
            <w:rFonts w:cstheme="majorHAnsi"/>
            <w:b/>
            <w:bCs/>
            <w:noProof/>
          </w:rPr>
          <w:t>Segnalazione</w:t>
        </w:r>
        <w:r w:rsidR="00AE69A3">
          <w:rPr>
            <w:noProof/>
            <w:webHidden/>
          </w:rPr>
          <w:tab/>
        </w:r>
        <w:r w:rsidR="00AE69A3">
          <w:rPr>
            <w:noProof/>
            <w:webHidden/>
          </w:rPr>
          <w:fldChar w:fldCharType="begin"/>
        </w:r>
        <w:r w:rsidR="00AE69A3">
          <w:rPr>
            <w:noProof/>
            <w:webHidden/>
          </w:rPr>
          <w:instrText xml:space="preserve"> PAGEREF _Toc32069544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5" w:history="1">
        <w:r w:rsidR="00AE69A3" w:rsidRPr="009B6D7D">
          <w:rPr>
            <w:rStyle w:val="Collegamentoipertestuale"/>
            <w:rFonts w:cstheme="majorHAnsi"/>
            <w:b/>
            <w:bCs/>
            <w:noProof/>
          </w:rPr>
          <w:t>Commento</w:t>
        </w:r>
        <w:r w:rsidR="00AE69A3">
          <w:rPr>
            <w:noProof/>
            <w:webHidden/>
          </w:rPr>
          <w:tab/>
        </w:r>
        <w:r w:rsidR="00AE69A3">
          <w:rPr>
            <w:noProof/>
            <w:webHidden/>
          </w:rPr>
          <w:fldChar w:fldCharType="begin"/>
        </w:r>
        <w:r w:rsidR="00AE69A3">
          <w:rPr>
            <w:noProof/>
            <w:webHidden/>
          </w:rPr>
          <w:instrText xml:space="preserve"> PAGEREF _Toc32069545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46" w:history="1">
        <w:r w:rsidR="00AE69A3" w:rsidRPr="009B6D7D">
          <w:rPr>
            <w:rStyle w:val="Collegamentoipertestuale"/>
            <w:rFonts w:cstheme="majorHAnsi"/>
            <w:b/>
            <w:bCs/>
            <w:noProof/>
          </w:rPr>
          <w:t>Ruolo</w:t>
        </w:r>
        <w:r w:rsidR="00AE69A3">
          <w:rPr>
            <w:noProof/>
            <w:webHidden/>
          </w:rPr>
          <w:tab/>
        </w:r>
        <w:r w:rsidR="00AE69A3">
          <w:rPr>
            <w:noProof/>
            <w:webHidden/>
          </w:rPr>
          <w:fldChar w:fldCharType="begin"/>
        </w:r>
        <w:r w:rsidR="00AE69A3">
          <w:rPr>
            <w:noProof/>
            <w:webHidden/>
          </w:rPr>
          <w:instrText xml:space="preserve"> PAGEREF _Toc32069546 \h </w:instrText>
        </w:r>
        <w:r w:rsidR="00AE69A3">
          <w:rPr>
            <w:noProof/>
            <w:webHidden/>
          </w:rPr>
        </w:r>
        <w:r w:rsidR="00AE69A3">
          <w:rPr>
            <w:noProof/>
            <w:webHidden/>
          </w:rPr>
          <w:fldChar w:fldCharType="separate"/>
        </w:r>
        <w:r w:rsidR="0055372C">
          <w:rPr>
            <w:noProof/>
            <w:webHidden/>
          </w:rPr>
          <w:t>22</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47" w:history="1">
        <w:r w:rsidR="00AE69A3" w:rsidRPr="009B6D7D">
          <w:rPr>
            <w:rStyle w:val="Collegamentoipertestuale"/>
            <w:b/>
            <w:bCs/>
            <w:noProof/>
          </w:rPr>
          <w:t>Controllo accessi e sicurezza</w:t>
        </w:r>
        <w:r w:rsidR="00AE69A3">
          <w:rPr>
            <w:noProof/>
            <w:webHidden/>
          </w:rPr>
          <w:tab/>
        </w:r>
        <w:r w:rsidR="00AE69A3">
          <w:rPr>
            <w:noProof/>
            <w:webHidden/>
          </w:rPr>
          <w:fldChar w:fldCharType="begin"/>
        </w:r>
        <w:r w:rsidR="00AE69A3">
          <w:rPr>
            <w:noProof/>
            <w:webHidden/>
          </w:rPr>
          <w:instrText xml:space="preserve"> PAGEREF _Toc32069547 \h </w:instrText>
        </w:r>
        <w:r w:rsidR="00AE69A3">
          <w:rPr>
            <w:noProof/>
            <w:webHidden/>
          </w:rPr>
        </w:r>
        <w:r w:rsidR="00AE69A3">
          <w:rPr>
            <w:noProof/>
            <w:webHidden/>
          </w:rPr>
          <w:fldChar w:fldCharType="separate"/>
        </w:r>
        <w:r w:rsidR="0055372C">
          <w:rPr>
            <w:noProof/>
            <w:webHidden/>
          </w:rPr>
          <w:t>23</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48" w:history="1">
        <w:r w:rsidR="00AE69A3" w:rsidRPr="009B6D7D">
          <w:rPr>
            <w:rStyle w:val="Collegamentoipertestuale"/>
            <w:b/>
            <w:bCs/>
            <w:noProof/>
          </w:rPr>
          <w:t>ACL</w:t>
        </w:r>
        <w:r w:rsidR="00AE69A3">
          <w:rPr>
            <w:noProof/>
            <w:webHidden/>
          </w:rPr>
          <w:tab/>
        </w:r>
        <w:r w:rsidR="00AE69A3">
          <w:rPr>
            <w:noProof/>
            <w:webHidden/>
          </w:rPr>
          <w:fldChar w:fldCharType="begin"/>
        </w:r>
        <w:r w:rsidR="00AE69A3">
          <w:rPr>
            <w:noProof/>
            <w:webHidden/>
          </w:rPr>
          <w:instrText xml:space="preserve"> PAGEREF _Toc32069548 \h </w:instrText>
        </w:r>
        <w:r w:rsidR="00AE69A3">
          <w:rPr>
            <w:noProof/>
            <w:webHidden/>
          </w:rPr>
        </w:r>
        <w:r w:rsidR="00AE69A3">
          <w:rPr>
            <w:noProof/>
            <w:webHidden/>
          </w:rPr>
          <w:fldChar w:fldCharType="separate"/>
        </w:r>
        <w:r w:rsidR="0055372C">
          <w:rPr>
            <w:noProof/>
            <w:webHidden/>
          </w:rPr>
          <w:t>23</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49" w:history="1">
        <w:r w:rsidR="00AE69A3" w:rsidRPr="009B6D7D">
          <w:rPr>
            <w:rStyle w:val="Collegamentoipertestuale"/>
            <w:b/>
            <w:bCs/>
            <w:noProof/>
          </w:rPr>
          <w:t>Controllo del software globale</w:t>
        </w:r>
        <w:r w:rsidR="00AE69A3">
          <w:rPr>
            <w:noProof/>
            <w:webHidden/>
          </w:rPr>
          <w:tab/>
        </w:r>
        <w:r w:rsidR="00AE69A3">
          <w:rPr>
            <w:noProof/>
            <w:webHidden/>
          </w:rPr>
          <w:fldChar w:fldCharType="begin"/>
        </w:r>
        <w:r w:rsidR="00AE69A3">
          <w:rPr>
            <w:noProof/>
            <w:webHidden/>
          </w:rPr>
          <w:instrText xml:space="preserve"> PAGEREF _Toc32069549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50" w:history="1">
        <w:r w:rsidR="00AE69A3" w:rsidRPr="009B6D7D">
          <w:rPr>
            <w:rStyle w:val="Collegamentoipertestuale"/>
            <w:b/>
            <w:bCs/>
            <w:noProof/>
          </w:rPr>
          <w:t>Condizione dei boundary</w:t>
        </w:r>
        <w:r w:rsidR="00AE69A3">
          <w:rPr>
            <w:noProof/>
            <w:webHidden/>
          </w:rPr>
          <w:tab/>
        </w:r>
        <w:r w:rsidR="00AE69A3">
          <w:rPr>
            <w:noProof/>
            <w:webHidden/>
          </w:rPr>
          <w:fldChar w:fldCharType="begin"/>
        </w:r>
        <w:r w:rsidR="00AE69A3">
          <w:rPr>
            <w:noProof/>
            <w:webHidden/>
          </w:rPr>
          <w:instrText xml:space="preserve"> PAGEREF _Toc32069550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51" w:history="1">
        <w:r w:rsidR="00AE69A3" w:rsidRPr="009B6D7D">
          <w:rPr>
            <w:rStyle w:val="Collegamentoipertestuale"/>
            <w:noProof/>
          </w:rPr>
          <w:t>Avvio del sistema</w:t>
        </w:r>
        <w:r w:rsidR="00AE69A3">
          <w:rPr>
            <w:noProof/>
            <w:webHidden/>
          </w:rPr>
          <w:tab/>
        </w:r>
        <w:r w:rsidR="00AE69A3">
          <w:rPr>
            <w:noProof/>
            <w:webHidden/>
          </w:rPr>
          <w:fldChar w:fldCharType="begin"/>
        </w:r>
        <w:r w:rsidR="00AE69A3">
          <w:rPr>
            <w:noProof/>
            <w:webHidden/>
          </w:rPr>
          <w:instrText xml:space="preserve"> PAGEREF _Toc32069551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52" w:history="1">
        <w:r w:rsidR="00AE69A3" w:rsidRPr="009B6D7D">
          <w:rPr>
            <w:rStyle w:val="Collegamentoipertestuale"/>
            <w:b/>
            <w:bCs/>
            <w:noProof/>
          </w:rPr>
          <w:t>Terminazione del sistema</w:t>
        </w:r>
        <w:r w:rsidR="00AE69A3">
          <w:rPr>
            <w:noProof/>
            <w:webHidden/>
          </w:rPr>
          <w:tab/>
        </w:r>
        <w:r w:rsidR="00AE69A3">
          <w:rPr>
            <w:noProof/>
            <w:webHidden/>
          </w:rPr>
          <w:fldChar w:fldCharType="begin"/>
        </w:r>
        <w:r w:rsidR="00AE69A3">
          <w:rPr>
            <w:noProof/>
            <w:webHidden/>
          </w:rPr>
          <w:instrText xml:space="preserve"> PAGEREF _Toc32069552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920D57">
      <w:pPr>
        <w:pStyle w:val="Sommario4"/>
        <w:tabs>
          <w:tab w:val="right" w:leader="dot" w:pos="9628"/>
        </w:tabs>
        <w:rPr>
          <w:rFonts w:eastAsiaTheme="minorEastAsia" w:cstheme="minorBidi"/>
          <w:noProof/>
          <w:sz w:val="22"/>
          <w:szCs w:val="22"/>
          <w:lang w:eastAsia="it-IT"/>
        </w:rPr>
      </w:pPr>
      <w:hyperlink w:anchor="_Toc32069553" w:history="1">
        <w:r w:rsidR="00AE69A3" w:rsidRPr="009B6D7D">
          <w:rPr>
            <w:rStyle w:val="Collegamentoipertestuale"/>
            <w:b/>
            <w:bCs/>
            <w:noProof/>
          </w:rPr>
          <w:t>Fallimento del sistema</w:t>
        </w:r>
        <w:r w:rsidR="00AE69A3">
          <w:rPr>
            <w:noProof/>
            <w:webHidden/>
          </w:rPr>
          <w:tab/>
        </w:r>
        <w:r w:rsidR="00AE69A3">
          <w:rPr>
            <w:noProof/>
            <w:webHidden/>
          </w:rPr>
          <w:fldChar w:fldCharType="begin"/>
        </w:r>
        <w:r w:rsidR="00AE69A3">
          <w:rPr>
            <w:noProof/>
            <w:webHidden/>
          </w:rPr>
          <w:instrText xml:space="preserve"> PAGEREF _Toc32069553 \h </w:instrText>
        </w:r>
        <w:r w:rsidR="00AE69A3">
          <w:rPr>
            <w:noProof/>
            <w:webHidden/>
          </w:rPr>
        </w:r>
        <w:r w:rsidR="00AE69A3">
          <w:rPr>
            <w:noProof/>
            <w:webHidden/>
          </w:rPr>
          <w:fldChar w:fldCharType="separate"/>
        </w:r>
        <w:r w:rsidR="0055372C">
          <w:rPr>
            <w:noProof/>
            <w:webHidden/>
          </w:rPr>
          <w:t>24</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54" w:history="1">
        <w:r w:rsidR="00AE69A3" w:rsidRPr="009B6D7D">
          <w:rPr>
            <w:rStyle w:val="Collegamentoipertestuale"/>
            <w:noProof/>
          </w:rPr>
          <w:t>Servizi dei sottosistemi</w:t>
        </w:r>
        <w:r w:rsidR="00AE69A3">
          <w:rPr>
            <w:noProof/>
            <w:webHidden/>
          </w:rPr>
          <w:tab/>
        </w:r>
        <w:r w:rsidR="00AE69A3">
          <w:rPr>
            <w:noProof/>
            <w:webHidden/>
          </w:rPr>
          <w:fldChar w:fldCharType="begin"/>
        </w:r>
        <w:r w:rsidR="00AE69A3">
          <w:rPr>
            <w:noProof/>
            <w:webHidden/>
          </w:rPr>
          <w:instrText xml:space="preserve"> PAGEREF _Toc32069554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55" w:history="1">
        <w:r w:rsidR="00AE69A3" w:rsidRPr="009B6D7D">
          <w:rPr>
            <w:rStyle w:val="Collegamentoipertestuale"/>
            <w:b/>
            <w:bCs/>
            <w:noProof/>
          </w:rPr>
          <w:t>Sottosistema Gestione Utente</w:t>
        </w:r>
        <w:r w:rsidR="00AE69A3">
          <w:rPr>
            <w:noProof/>
            <w:webHidden/>
          </w:rPr>
          <w:tab/>
        </w:r>
        <w:r w:rsidR="00AE69A3">
          <w:rPr>
            <w:noProof/>
            <w:webHidden/>
          </w:rPr>
          <w:fldChar w:fldCharType="begin"/>
        </w:r>
        <w:r w:rsidR="00AE69A3">
          <w:rPr>
            <w:noProof/>
            <w:webHidden/>
          </w:rPr>
          <w:instrText xml:space="preserve"> PAGEREF _Toc32069555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920D57">
      <w:pPr>
        <w:pStyle w:val="Sommario5"/>
        <w:tabs>
          <w:tab w:val="right" w:leader="dot" w:pos="9628"/>
        </w:tabs>
        <w:rPr>
          <w:rFonts w:eastAsiaTheme="minorEastAsia" w:cstheme="minorBidi"/>
          <w:noProof/>
          <w:sz w:val="22"/>
          <w:szCs w:val="22"/>
          <w:lang w:eastAsia="it-IT"/>
        </w:rPr>
      </w:pPr>
      <w:hyperlink w:anchor="_Toc32069556" w:history="1">
        <w:r w:rsidR="00AE69A3" w:rsidRPr="009B6D7D">
          <w:rPr>
            <w:rStyle w:val="Collegamentoipertestuale"/>
            <w:bCs/>
            <w:noProof/>
          </w:rPr>
          <w:t>Descrizione</w:t>
        </w:r>
        <w:r w:rsidR="00AE69A3">
          <w:rPr>
            <w:noProof/>
            <w:webHidden/>
          </w:rPr>
          <w:tab/>
        </w:r>
        <w:r w:rsidR="00AE69A3">
          <w:rPr>
            <w:noProof/>
            <w:webHidden/>
          </w:rPr>
          <w:fldChar w:fldCharType="begin"/>
        </w:r>
        <w:r w:rsidR="00AE69A3">
          <w:rPr>
            <w:noProof/>
            <w:webHidden/>
          </w:rPr>
          <w:instrText xml:space="preserve"> PAGEREF _Toc32069556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920D57">
      <w:pPr>
        <w:pStyle w:val="Sommario5"/>
        <w:tabs>
          <w:tab w:val="right" w:leader="dot" w:pos="9628"/>
        </w:tabs>
        <w:rPr>
          <w:rFonts w:eastAsiaTheme="minorEastAsia" w:cstheme="minorBidi"/>
          <w:noProof/>
          <w:sz w:val="22"/>
          <w:szCs w:val="22"/>
          <w:lang w:eastAsia="it-IT"/>
        </w:rPr>
      </w:pPr>
      <w:hyperlink w:anchor="_Toc32069557" w:history="1">
        <w:r w:rsidR="00AE69A3" w:rsidRPr="009B6D7D">
          <w:rPr>
            <w:rStyle w:val="Collegamentoipertestuale"/>
            <w:b/>
            <w:noProof/>
          </w:rPr>
          <w:t>Servizio</w:t>
        </w:r>
        <w:r w:rsidR="00AE69A3">
          <w:rPr>
            <w:noProof/>
            <w:webHidden/>
          </w:rPr>
          <w:tab/>
        </w:r>
        <w:r w:rsidR="00AE69A3">
          <w:rPr>
            <w:noProof/>
            <w:webHidden/>
          </w:rPr>
          <w:fldChar w:fldCharType="begin"/>
        </w:r>
        <w:r w:rsidR="00AE69A3">
          <w:rPr>
            <w:noProof/>
            <w:webHidden/>
          </w:rPr>
          <w:instrText xml:space="preserve"> PAGEREF _Toc32069557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920D57">
      <w:pPr>
        <w:pStyle w:val="Sommario5"/>
        <w:tabs>
          <w:tab w:val="right" w:leader="dot" w:pos="9628"/>
        </w:tabs>
        <w:rPr>
          <w:rFonts w:eastAsiaTheme="minorEastAsia" w:cstheme="minorBidi"/>
          <w:noProof/>
          <w:sz w:val="22"/>
          <w:szCs w:val="22"/>
          <w:lang w:eastAsia="it-IT"/>
        </w:rPr>
      </w:pPr>
      <w:hyperlink w:anchor="_Toc32069558" w:history="1">
        <w:r w:rsidR="00AE69A3" w:rsidRPr="009B6D7D">
          <w:rPr>
            <w:rStyle w:val="Collegamentoipertestuale"/>
            <w:bCs/>
            <w:noProof/>
          </w:rPr>
          <w:t>Descrizione</w:t>
        </w:r>
        <w:r w:rsidR="00AE69A3">
          <w:rPr>
            <w:noProof/>
            <w:webHidden/>
          </w:rPr>
          <w:tab/>
        </w:r>
        <w:r w:rsidR="00AE69A3">
          <w:rPr>
            <w:noProof/>
            <w:webHidden/>
          </w:rPr>
          <w:fldChar w:fldCharType="begin"/>
        </w:r>
        <w:r w:rsidR="00AE69A3">
          <w:rPr>
            <w:noProof/>
            <w:webHidden/>
          </w:rPr>
          <w:instrText xml:space="preserve"> PAGEREF _Toc32069558 \h </w:instrText>
        </w:r>
        <w:r w:rsidR="00AE69A3">
          <w:rPr>
            <w:noProof/>
            <w:webHidden/>
          </w:rPr>
        </w:r>
        <w:r w:rsidR="00AE69A3">
          <w:rPr>
            <w:noProof/>
            <w:webHidden/>
          </w:rPr>
          <w:fldChar w:fldCharType="separate"/>
        </w:r>
        <w:r w:rsidR="0055372C">
          <w:rPr>
            <w:noProof/>
            <w:webHidden/>
          </w:rPr>
          <w:t>25</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59" w:history="1">
        <w:r w:rsidR="00AE69A3" w:rsidRPr="009B6D7D">
          <w:rPr>
            <w:rStyle w:val="Collegamentoipertestuale"/>
            <w:b/>
            <w:bCs/>
            <w:noProof/>
          </w:rPr>
          <w:t>Sottosistema Gestione Ricetta</w:t>
        </w:r>
        <w:r w:rsidR="00AE69A3">
          <w:rPr>
            <w:noProof/>
            <w:webHidden/>
          </w:rPr>
          <w:tab/>
        </w:r>
        <w:r w:rsidR="00AE69A3">
          <w:rPr>
            <w:noProof/>
            <w:webHidden/>
          </w:rPr>
          <w:fldChar w:fldCharType="begin"/>
        </w:r>
        <w:r w:rsidR="00AE69A3">
          <w:rPr>
            <w:noProof/>
            <w:webHidden/>
          </w:rPr>
          <w:instrText xml:space="preserve"> PAGEREF _Toc32069559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0" w:history="1">
        <w:r w:rsidR="00AE69A3" w:rsidRPr="009B6D7D">
          <w:rPr>
            <w:rStyle w:val="Collegamentoipertestuale"/>
            <w:noProof/>
          </w:rPr>
          <w:t>Crea Ricetta</w:t>
        </w:r>
        <w:r w:rsidR="00AE69A3">
          <w:rPr>
            <w:noProof/>
            <w:webHidden/>
          </w:rPr>
          <w:tab/>
        </w:r>
        <w:r w:rsidR="00AE69A3">
          <w:rPr>
            <w:noProof/>
            <w:webHidden/>
          </w:rPr>
          <w:fldChar w:fldCharType="begin"/>
        </w:r>
        <w:r w:rsidR="00AE69A3">
          <w:rPr>
            <w:noProof/>
            <w:webHidden/>
          </w:rPr>
          <w:instrText xml:space="preserve"> PAGEREF _Toc32069560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1" w:history="1">
        <w:r w:rsidR="00AE69A3" w:rsidRPr="009B6D7D">
          <w:rPr>
            <w:rStyle w:val="Collegamentoipertestuale"/>
            <w:noProof/>
          </w:rPr>
          <w:t>Visualizza lista ricette</w:t>
        </w:r>
        <w:r w:rsidR="00AE69A3">
          <w:rPr>
            <w:noProof/>
            <w:webHidden/>
          </w:rPr>
          <w:tab/>
        </w:r>
        <w:r w:rsidR="00AE69A3">
          <w:rPr>
            <w:noProof/>
            <w:webHidden/>
          </w:rPr>
          <w:fldChar w:fldCharType="begin"/>
        </w:r>
        <w:r w:rsidR="00AE69A3">
          <w:rPr>
            <w:noProof/>
            <w:webHidden/>
          </w:rPr>
          <w:instrText xml:space="preserve"> PAGEREF _Toc32069561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2" w:history="1">
        <w:r w:rsidR="00AE69A3" w:rsidRPr="009B6D7D">
          <w:rPr>
            <w:rStyle w:val="Collegamentoipertestuale"/>
            <w:noProof/>
          </w:rPr>
          <w:t>Visualizza dettaglio ricetta</w:t>
        </w:r>
        <w:r w:rsidR="00AE69A3">
          <w:rPr>
            <w:noProof/>
            <w:webHidden/>
          </w:rPr>
          <w:tab/>
        </w:r>
        <w:r w:rsidR="00AE69A3">
          <w:rPr>
            <w:noProof/>
            <w:webHidden/>
          </w:rPr>
          <w:fldChar w:fldCharType="begin"/>
        </w:r>
        <w:r w:rsidR="00AE69A3">
          <w:rPr>
            <w:noProof/>
            <w:webHidden/>
          </w:rPr>
          <w:instrText xml:space="preserve"> PAGEREF _Toc32069562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3" w:history="1">
        <w:r w:rsidR="00AE69A3" w:rsidRPr="009B6D7D">
          <w:rPr>
            <w:rStyle w:val="Collegamentoipertestuale"/>
            <w:noProof/>
          </w:rPr>
          <w:t>Filtra Ricetta</w:t>
        </w:r>
        <w:r w:rsidR="00AE69A3">
          <w:rPr>
            <w:noProof/>
            <w:webHidden/>
          </w:rPr>
          <w:tab/>
        </w:r>
        <w:r w:rsidR="00AE69A3">
          <w:rPr>
            <w:noProof/>
            <w:webHidden/>
          </w:rPr>
          <w:fldChar w:fldCharType="begin"/>
        </w:r>
        <w:r w:rsidR="00AE69A3">
          <w:rPr>
            <w:noProof/>
            <w:webHidden/>
          </w:rPr>
          <w:instrText xml:space="preserve"> PAGEREF _Toc32069563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4" w:history="1">
        <w:r w:rsidR="00AE69A3" w:rsidRPr="009B6D7D">
          <w:rPr>
            <w:rStyle w:val="Collegamentoipertestuale"/>
            <w:noProof/>
          </w:rPr>
          <w:t>Elimina ricetta</w:t>
        </w:r>
        <w:r w:rsidR="00AE69A3">
          <w:rPr>
            <w:noProof/>
            <w:webHidden/>
          </w:rPr>
          <w:tab/>
        </w:r>
        <w:r w:rsidR="00AE69A3">
          <w:rPr>
            <w:noProof/>
            <w:webHidden/>
          </w:rPr>
          <w:fldChar w:fldCharType="begin"/>
        </w:r>
        <w:r w:rsidR="00AE69A3">
          <w:rPr>
            <w:noProof/>
            <w:webHidden/>
          </w:rPr>
          <w:instrText xml:space="preserve"> PAGEREF _Toc32069564 \h </w:instrText>
        </w:r>
        <w:r w:rsidR="00AE69A3">
          <w:rPr>
            <w:noProof/>
            <w:webHidden/>
          </w:rPr>
        </w:r>
        <w:r w:rsidR="00AE69A3">
          <w:rPr>
            <w:noProof/>
            <w:webHidden/>
          </w:rPr>
          <w:fldChar w:fldCharType="separate"/>
        </w:r>
        <w:r w:rsidR="0055372C">
          <w:rPr>
            <w:noProof/>
            <w:webHidden/>
          </w:rPr>
          <w:t>26</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65" w:history="1">
        <w:r w:rsidR="00AE69A3" w:rsidRPr="009B6D7D">
          <w:rPr>
            <w:rStyle w:val="Collegamentoipertestuale"/>
            <w:b/>
            <w:bCs/>
            <w:noProof/>
          </w:rPr>
          <w:t>Sottosistema Gestione Amministrazione</w:t>
        </w:r>
        <w:r w:rsidR="00AE69A3">
          <w:rPr>
            <w:noProof/>
            <w:webHidden/>
          </w:rPr>
          <w:tab/>
        </w:r>
        <w:r w:rsidR="00AE69A3">
          <w:rPr>
            <w:noProof/>
            <w:webHidden/>
          </w:rPr>
          <w:fldChar w:fldCharType="begin"/>
        </w:r>
        <w:r w:rsidR="00AE69A3">
          <w:rPr>
            <w:noProof/>
            <w:webHidden/>
          </w:rPr>
          <w:instrText xml:space="preserve"> PAGEREF _Toc32069565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6" w:history="1">
        <w:r w:rsidR="00AE69A3" w:rsidRPr="009B6D7D">
          <w:rPr>
            <w:rStyle w:val="Collegamentoipertestuale"/>
            <w:noProof/>
          </w:rPr>
          <w:t>Gestione Amministrazione</w:t>
        </w:r>
        <w:r w:rsidR="00AE69A3">
          <w:rPr>
            <w:noProof/>
            <w:webHidden/>
          </w:rPr>
          <w:tab/>
        </w:r>
        <w:r w:rsidR="00AE69A3">
          <w:rPr>
            <w:noProof/>
            <w:webHidden/>
          </w:rPr>
          <w:fldChar w:fldCharType="begin"/>
        </w:r>
        <w:r w:rsidR="00AE69A3">
          <w:rPr>
            <w:noProof/>
            <w:webHidden/>
          </w:rPr>
          <w:instrText xml:space="preserve"> PAGEREF _Toc32069566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7" w:history="1">
        <w:r w:rsidR="00AE69A3" w:rsidRPr="009B6D7D">
          <w:rPr>
            <w:rStyle w:val="Collegamentoipertestuale"/>
            <w:noProof/>
          </w:rPr>
          <w:t>Inserisci Categoria</w:t>
        </w:r>
        <w:r w:rsidR="00AE69A3">
          <w:rPr>
            <w:noProof/>
            <w:webHidden/>
          </w:rPr>
          <w:tab/>
        </w:r>
        <w:r w:rsidR="00AE69A3">
          <w:rPr>
            <w:noProof/>
            <w:webHidden/>
          </w:rPr>
          <w:fldChar w:fldCharType="begin"/>
        </w:r>
        <w:r w:rsidR="00AE69A3">
          <w:rPr>
            <w:noProof/>
            <w:webHidden/>
          </w:rPr>
          <w:instrText xml:space="preserve"> PAGEREF _Toc32069567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8" w:history="1">
        <w:r w:rsidR="00AE69A3" w:rsidRPr="009B6D7D">
          <w:rPr>
            <w:rStyle w:val="Collegamentoipertestuale"/>
            <w:noProof/>
          </w:rPr>
          <w:t>Modifica Commento</w:t>
        </w:r>
        <w:r w:rsidR="00AE69A3">
          <w:rPr>
            <w:noProof/>
            <w:webHidden/>
          </w:rPr>
          <w:tab/>
        </w:r>
        <w:r w:rsidR="00AE69A3">
          <w:rPr>
            <w:noProof/>
            <w:webHidden/>
          </w:rPr>
          <w:fldChar w:fldCharType="begin"/>
        </w:r>
        <w:r w:rsidR="00AE69A3">
          <w:rPr>
            <w:noProof/>
            <w:webHidden/>
          </w:rPr>
          <w:instrText xml:space="preserve"> PAGEREF _Toc32069568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920D57">
      <w:pPr>
        <w:pStyle w:val="Sommario1"/>
        <w:tabs>
          <w:tab w:val="right" w:leader="dot" w:pos="9628"/>
        </w:tabs>
        <w:rPr>
          <w:rFonts w:eastAsiaTheme="minorEastAsia" w:cstheme="minorBidi"/>
          <w:b w:val="0"/>
          <w:bCs w:val="0"/>
          <w:caps w:val="0"/>
          <w:noProof/>
          <w:sz w:val="22"/>
          <w:szCs w:val="22"/>
          <w:lang w:eastAsia="it-IT"/>
        </w:rPr>
      </w:pPr>
      <w:hyperlink w:anchor="_Toc32069569" w:history="1">
        <w:r w:rsidR="00AE69A3" w:rsidRPr="009B6D7D">
          <w:rPr>
            <w:rStyle w:val="Collegamentoipertestuale"/>
            <w:noProof/>
          </w:rPr>
          <w:t>Elimina Commento</w:t>
        </w:r>
        <w:r w:rsidR="00AE69A3">
          <w:rPr>
            <w:noProof/>
            <w:webHidden/>
          </w:rPr>
          <w:tab/>
        </w:r>
        <w:r w:rsidR="00AE69A3">
          <w:rPr>
            <w:noProof/>
            <w:webHidden/>
          </w:rPr>
          <w:fldChar w:fldCharType="begin"/>
        </w:r>
        <w:r w:rsidR="00AE69A3">
          <w:rPr>
            <w:noProof/>
            <w:webHidden/>
          </w:rPr>
          <w:instrText xml:space="preserve"> PAGEREF _Toc32069569 \h </w:instrText>
        </w:r>
        <w:r w:rsidR="00AE69A3">
          <w:rPr>
            <w:noProof/>
            <w:webHidden/>
          </w:rPr>
        </w:r>
        <w:r w:rsidR="00AE69A3">
          <w:rPr>
            <w:noProof/>
            <w:webHidden/>
          </w:rPr>
          <w:fldChar w:fldCharType="separate"/>
        </w:r>
        <w:r w:rsidR="0055372C">
          <w:rPr>
            <w:noProof/>
            <w:webHidden/>
          </w:rPr>
          <w:t>27</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70" w:history="1">
        <w:r w:rsidR="00AE69A3" w:rsidRPr="009B6D7D">
          <w:rPr>
            <w:rStyle w:val="Collegamentoipertestuale"/>
            <w:b/>
            <w:bCs/>
            <w:noProof/>
            <w:color w:val="48A0FA" w:themeColor="hyperlink" w:themeTint="99"/>
          </w:rPr>
          <w:t>Condizioni Baundary</w:t>
        </w:r>
        <w:r w:rsidR="00AE69A3">
          <w:rPr>
            <w:noProof/>
            <w:webHidden/>
          </w:rPr>
          <w:tab/>
        </w:r>
        <w:r w:rsidR="00AE69A3">
          <w:rPr>
            <w:noProof/>
            <w:webHidden/>
          </w:rPr>
          <w:fldChar w:fldCharType="begin"/>
        </w:r>
        <w:r w:rsidR="00AE69A3">
          <w:rPr>
            <w:noProof/>
            <w:webHidden/>
          </w:rPr>
          <w:instrText xml:space="preserve"> PAGEREF _Toc32069570 \h </w:instrText>
        </w:r>
        <w:r w:rsidR="00AE69A3">
          <w:rPr>
            <w:noProof/>
            <w:webHidden/>
          </w:rPr>
        </w:r>
        <w:r w:rsidR="00AE69A3">
          <w:rPr>
            <w:noProof/>
            <w:webHidden/>
          </w:rPr>
          <w:fldChar w:fldCharType="separate"/>
        </w:r>
        <w:r w:rsidR="0055372C">
          <w:rPr>
            <w:noProof/>
            <w:webHidden/>
          </w:rPr>
          <w:t>28</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71" w:history="1">
        <w:r w:rsidR="00AE69A3" w:rsidRPr="009B6D7D">
          <w:rPr>
            <w:rStyle w:val="Collegamentoipertestuale"/>
            <w:rFonts w:eastAsia="Century Gothic"/>
            <w:b/>
            <w:bCs/>
            <w:noProof/>
            <w:color w:val="48A0FA" w:themeColor="hyperlink" w:themeTint="99"/>
          </w:rPr>
          <w:t>Scenari</w:t>
        </w:r>
        <w:r w:rsidR="00AE69A3">
          <w:rPr>
            <w:noProof/>
            <w:webHidden/>
          </w:rPr>
          <w:tab/>
        </w:r>
        <w:r w:rsidR="00AE69A3">
          <w:rPr>
            <w:noProof/>
            <w:webHidden/>
          </w:rPr>
          <w:fldChar w:fldCharType="begin"/>
        </w:r>
        <w:r w:rsidR="00AE69A3">
          <w:rPr>
            <w:noProof/>
            <w:webHidden/>
          </w:rPr>
          <w:instrText xml:space="preserve"> PAGEREF _Toc32069571 \h </w:instrText>
        </w:r>
        <w:r w:rsidR="00AE69A3">
          <w:rPr>
            <w:noProof/>
            <w:webHidden/>
          </w:rPr>
        </w:r>
        <w:r w:rsidR="00AE69A3">
          <w:rPr>
            <w:noProof/>
            <w:webHidden/>
          </w:rPr>
          <w:fldChar w:fldCharType="separate"/>
        </w:r>
        <w:r w:rsidR="0055372C">
          <w:rPr>
            <w:noProof/>
            <w:webHidden/>
          </w:rPr>
          <w:t>28</w:t>
        </w:r>
        <w:r w:rsidR="00AE69A3">
          <w:rPr>
            <w:noProof/>
            <w:webHidden/>
          </w:rPr>
          <w:fldChar w:fldCharType="end"/>
        </w:r>
      </w:hyperlink>
    </w:p>
    <w:p w:rsidR="00AE69A3" w:rsidRDefault="00920D57">
      <w:pPr>
        <w:pStyle w:val="Sommario3"/>
        <w:tabs>
          <w:tab w:val="right" w:leader="dot" w:pos="9628"/>
        </w:tabs>
        <w:rPr>
          <w:rFonts w:eastAsiaTheme="minorEastAsia" w:cstheme="minorBidi"/>
          <w:i w:val="0"/>
          <w:iCs w:val="0"/>
          <w:noProof/>
          <w:sz w:val="22"/>
          <w:szCs w:val="22"/>
          <w:lang w:eastAsia="it-IT"/>
        </w:rPr>
      </w:pPr>
      <w:hyperlink w:anchor="_Toc32069572" w:history="1">
        <w:r w:rsidR="00AE69A3" w:rsidRPr="009B6D7D">
          <w:rPr>
            <w:rStyle w:val="Collegamentoipertestuale"/>
            <w:rFonts w:eastAsia="Century Gothic"/>
            <w:b/>
            <w:bCs/>
            <w:noProof/>
          </w:rPr>
          <w:t>Casi d’uso</w:t>
        </w:r>
        <w:r w:rsidR="00AE69A3">
          <w:rPr>
            <w:noProof/>
            <w:webHidden/>
          </w:rPr>
          <w:tab/>
        </w:r>
        <w:r w:rsidR="00AE69A3">
          <w:rPr>
            <w:noProof/>
            <w:webHidden/>
          </w:rPr>
          <w:fldChar w:fldCharType="begin"/>
        </w:r>
        <w:r w:rsidR="00AE69A3">
          <w:rPr>
            <w:noProof/>
            <w:webHidden/>
          </w:rPr>
          <w:instrText xml:space="preserve"> PAGEREF _Toc32069572 \h </w:instrText>
        </w:r>
        <w:r w:rsidR="00AE69A3">
          <w:rPr>
            <w:noProof/>
            <w:webHidden/>
          </w:rPr>
        </w:r>
        <w:r w:rsidR="00AE69A3">
          <w:rPr>
            <w:noProof/>
            <w:webHidden/>
          </w:rPr>
          <w:fldChar w:fldCharType="separate"/>
        </w:r>
        <w:r w:rsidR="0055372C">
          <w:rPr>
            <w:noProof/>
            <w:webHidden/>
          </w:rPr>
          <w:t>30</w:t>
        </w:r>
        <w:r w:rsidR="00AE69A3">
          <w:rPr>
            <w:noProof/>
            <w:webHidden/>
          </w:rPr>
          <w:fldChar w:fldCharType="end"/>
        </w:r>
      </w:hyperlink>
    </w:p>
    <w:p w:rsidR="00AE69A3" w:rsidRDefault="00920D57">
      <w:pPr>
        <w:pStyle w:val="Sommario2"/>
        <w:tabs>
          <w:tab w:val="right" w:leader="dot" w:pos="9628"/>
        </w:tabs>
        <w:rPr>
          <w:rFonts w:eastAsiaTheme="minorEastAsia" w:cstheme="minorBidi"/>
          <w:smallCaps w:val="0"/>
          <w:noProof/>
          <w:sz w:val="22"/>
          <w:szCs w:val="22"/>
          <w:lang w:eastAsia="it-IT"/>
        </w:rPr>
      </w:pPr>
      <w:hyperlink w:anchor="_Toc32069573" w:history="1">
        <w:r w:rsidR="00AE69A3" w:rsidRPr="009B6D7D">
          <w:rPr>
            <w:rStyle w:val="Collegamentoipertestuale"/>
            <w:noProof/>
          </w:rPr>
          <w:t>Glossario</w:t>
        </w:r>
        <w:r w:rsidR="00AE69A3">
          <w:rPr>
            <w:noProof/>
            <w:webHidden/>
          </w:rPr>
          <w:tab/>
        </w:r>
        <w:r w:rsidR="00AE69A3">
          <w:rPr>
            <w:noProof/>
            <w:webHidden/>
          </w:rPr>
          <w:fldChar w:fldCharType="begin"/>
        </w:r>
        <w:r w:rsidR="00AE69A3">
          <w:rPr>
            <w:noProof/>
            <w:webHidden/>
          </w:rPr>
          <w:instrText xml:space="preserve"> PAGEREF _Toc32069573 \h </w:instrText>
        </w:r>
        <w:r w:rsidR="00AE69A3">
          <w:rPr>
            <w:noProof/>
            <w:webHidden/>
          </w:rPr>
        </w:r>
        <w:r w:rsidR="00AE69A3">
          <w:rPr>
            <w:noProof/>
            <w:webHidden/>
          </w:rPr>
          <w:fldChar w:fldCharType="separate"/>
        </w:r>
        <w:r w:rsidR="0055372C">
          <w:rPr>
            <w:noProof/>
            <w:webHidden/>
          </w:rPr>
          <w:t>31</w:t>
        </w:r>
        <w:r w:rsidR="00AE69A3">
          <w:rPr>
            <w:noProof/>
            <w:webHidden/>
          </w:rPr>
          <w:fldChar w:fldCharType="end"/>
        </w:r>
      </w:hyperlink>
    </w:p>
    <w:p w:rsidR="00AE69A3" w:rsidDel="00C11538" w:rsidRDefault="005F3713" w:rsidP="003E65AD">
      <w:pPr>
        <w:pStyle w:val="Titolo2"/>
        <w:rPr>
          <w:del w:id="5" w:author="gaetano amoroso" w:date="2020-02-18T14:58:00Z"/>
          <w:b/>
          <w:bCs/>
          <w:sz w:val="36"/>
          <w:szCs w:val="36"/>
        </w:rPr>
      </w:pPr>
      <w:r>
        <w:rPr>
          <w:b/>
          <w:bCs/>
          <w:sz w:val="36"/>
          <w:szCs w:val="36"/>
        </w:rPr>
        <w:fldChar w:fldCharType="end"/>
      </w:r>
      <w:bookmarkStart w:id="6" w:name="_Toc32069510"/>
    </w:p>
    <w:p w:rsidR="00AE69A3" w:rsidDel="00C11538" w:rsidRDefault="00AE69A3" w:rsidP="003E65AD">
      <w:pPr>
        <w:pStyle w:val="Titolo2"/>
        <w:rPr>
          <w:del w:id="7" w:author="gaetano amoroso" w:date="2020-02-18T14:58:00Z"/>
          <w:b/>
          <w:bCs/>
          <w:sz w:val="36"/>
          <w:szCs w:val="36"/>
        </w:rPr>
      </w:pPr>
    </w:p>
    <w:p w:rsidR="00AE69A3" w:rsidDel="00C11538" w:rsidRDefault="00AE69A3" w:rsidP="003E65AD">
      <w:pPr>
        <w:pStyle w:val="Titolo2"/>
        <w:rPr>
          <w:del w:id="8" w:author="gaetano amoroso" w:date="2020-02-18T14:58:00Z"/>
          <w:b/>
          <w:bCs/>
          <w:sz w:val="36"/>
          <w:szCs w:val="36"/>
        </w:rPr>
      </w:pPr>
    </w:p>
    <w:p w:rsidR="00AE69A3" w:rsidDel="00C11538" w:rsidRDefault="00AE69A3" w:rsidP="003E65AD">
      <w:pPr>
        <w:pStyle w:val="Titolo2"/>
        <w:rPr>
          <w:del w:id="9" w:author="gaetano amoroso" w:date="2020-02-18T14:58:00Z"/>
          <w:b/>
          <w:bCs/>
          <w:sz w:val="36"/>
          <w:szCs w:val="36"/>
        </w:rPr>
      </w:pPr>
    </w:p>
    <w:p w:rsidR="00AE69A3" w:rsidDel="00C11538" w:rsidRDefault="00AE69A3" w:rsidP="003E65AD">
      <w:pPr>
        <w:pStyle w:val="Titolo2"/>
        <w:rPr>
          <w:del w:id="10" w:author="gaetano amoroso" w:date="2020-02-18T14:58:00Z"/>
          <w:b/>
          <w:bCs/>
          <w:sz w:val="36"/>
          <w:szCs w:val="36"/>
        </w:rPr>
      </w:pPr>
    </w:p>
    <w:p w:rsidR="00AE69A3" w:rsidDel="00C11538" w:rsidRDefault="00AE69A3" w:rsidP="003E65AD">
      <w:pPr>
        <w:pStyle w:val="Titolo2"/>
        <w:rPr>
          <w:del w:id="11" w:author="gaetano amoroso" w:date="2020-02-18T14:58:00Z"/>
          <w:b/>
          <w:bCs/>
          <w:sz w:val="36"/>
          <w:szCs w:val="36"/>
        </w:rPr>
      </w:pPr>
    </w:p>
    <w:p w:rsidR="00AE69A3" w:rsidDel="00C11538" w:rsidRDefault="00AE69A3" w:rsidP="003E65AD">
      <w:pPr>
        <w:pStyle w:val="Titolo2"/>
        <w:rPr>
          <w:del w:id="12" w:author="gaetano amoroso" w:date="2020-02-18T14:58:00Z"/>
          <w:b/>
          <w:bCs/>
          <w:sz w:val="36"/>
          <w:szCs w:val="36"/>
        </w:rPr>
      </w:pPr>
    </w:p>
    <w:p w:rsidR="00AE69A3" w:rsidDel="00C11538" w:rsidRDefault="00AE69A3" w:rsidP="003E65AD">
      <w:pPr>
        <w:pStyle w:val="Titolo2"/>
        <w:rPr>
          <w:del w:id="13" w:author="gaetano amoroso" w:date="2020-02-18T14:58:00Z"/>
          <w:b/>
          <w:bCs/>
          <w:sz w:val="36"/>
          <w:szCs w:val="36"/>
        </w:rPr>
      </w:pPr>
    </w:p>
    <w:p w:rsidR="00AE69A3" w:rsidDel="00C11538" w:rsidRDefault="00AE69A3" w:rsidP="003E65AD">
      <w:pPr>
        <w:pStyle w:val="Titolo2"/>
        <w:rPr>
          <w:del w:id="14" w:author="gaetano amoroso" w:date="2020-02-18T14:58:00Z"/>
          <w:b/>
          <w:bCs/>
          <w:sz w:val="36"/>
          <w:szCs w:val="36"/>
        </w:rPr>
      </w:pPr>
    </w:p>
    <w:p w:rsidR="00AE69A3" w:rsidDel="00C11538" w:rsidRDefault="00AE69A3" w:rsidP="003E65AD">
      <w:pPr>
        <w:pStyle w:val="Titolo2"/>
        <w:rPr>
          <w:del w:id="15" w:author="gaetano amoroso" w:date="2020-02-18T14:58:00Z"/>
          <w:b/>
          <w:bCs/>
          <w:sz w:val="36"/>
          <w:szCs w:val="36"/>
        </w:rPr>
      </w:pPr>
    </w:p>
    <w:p w:rsidR="00AE69A3" w:rsidDel="00C11538" w:rsidRDefault="00AE69A3" w:rsidP="003E65AD">
      <w:pPr>
        <w:pStyle w:val="Titolo2"/>
        <w:rPr>
          <w:del w:id="16" w:author="gaetano amoroso" w:date="2020-02-18T14:58:00Z"/>
          <w:b/>
          <w:bCs/>
          <w:sz w:val="36"/>
          <w:szCs w:val="36"/>
        </w:rPr>
      </w:pPr>
    </w:p>
    <w:p w:rsidR="00AE69A3" w:rsidDel="00C11538" w:rsidRDefault="00AE69A3" w:rsidP="003E65AD">
      <w:pPr>
        <w:pStyle w:val="Titolo2"/>
        <w:rPr>
          <w:del w:id="17" w:author="gaetano amoroso" w:date="2020-02-18T14:58:00Z"/>
          <w:b/>
          <w:bCs/>
          <w:sz w:val="36"/>
          <w:szCs w:val="36"/>
        </w:rPr>
      </w:pPr>
    </w:p>
    <w:p w:rsidR="00AE69A3" w:rsidDel="00C11538" w:rsidRDefault="00AE69A3" w:rsidP="003E65AD">
      <w:pPr>
        <w:pStyle w:val="Titolo2"/>
        <w:rPr>
          <w:del w:id="18" w:author="gaetano amoroso" w:date="2020-02-18T14:58:00Z"/>
          <w:b/>
          <w:bCs/>
          <w:sz w:val="36"/>
          <w:szCs w:val="36"/>
        </w:rPr>
      </w:pPr>
    </w:p>
    <w:p w:rsidR="00AE69A3" w:rsidRPr="00AE69A3" w:rsidRDefault="00AE69A3" w:rsidP="00AE69A3"/>
    <w:p w:rsidR="003E65AD" w:rsidRPr="003E65AD" w:rsidRDefault="00D54C3F" w:rsidP="003E65AD">
      <w:pPr>
        <w:pStyle w:val="Titolo2"/>
        <w:rPr>
          <w:b/>
          <w:bCs/>
          <w:sz w:val="36"/>
          <w:szCs w:val="36"/>
        </w:rPr>
      </w:pPr>
      <w:r w:rsidRPr="00497F80">
        <w:rPr>
          <w:b/>
          <w:bCs/>
          <w:sz w:val="36"/>
          <w:szCs w:val="36"/>
        </w:rPr>
        <w:t>Introduzione</w:t>
      </w:r>
      <w:bookmarkEnd w:id="6"/>
    </w:p>
    <w:p w:rsidR="00C86AE9" w:rsidRPr="00497F80" w:rsidRDefault="00D54C3F" w:rsidP="00497F80">
      <w:pPr>
        <w:pStyle w:val="Titolo3"/>
        <w:ind w:firstLine="360"/>
        <w:rPr>
          <w:b/>
          <w:bCs/>
          <w:color w:val="8EAADB" w:themeColor="accent1" w:themeTint="99"/>
          <w:sz w:val="28"/>
          <w:szCs w:val="28"/>
        </w:rPr>
      </w:pPr>
      <w:bookmarkStart w:id="19" w:name="_Toc32069511"/>
      <w:r w:rsidRPr="00497F80">
        <w:rPr>
          <w:b/>
          <w:bCs/>
          <w:color w:val="8EAADB" w:themeColor="accent1" w:themeTint="99"/>
          <w:sz w:val="28"/>
          <w:szCs w:val="28"/>
        </w:rPr>
        <w:t>Scopo del sistema</w:t>
      </w:r>
      <w:bookmarkEnd w:id="19"/>
    </w:p>
    <w:p w:rsidR="00F55F45" w:rsidRPr="00497F80" w:rsidRDefault="00F55F45" w:rsidP="00497F80">
      <w:pPr>
        <w:ind w:left="360"/>
        <w:jc w:val="both"/>
        <w:rPr>
          <w:rFonts w:asciiTheme="majorHAnsi" w:hAnsiTheme="majorHAnsi" w:cstheme="majorHAnsi"/>
          <w:sz w:val="28"/>
          <w:szCs w:val="28"/>
        </w:rPr>
      </w:pPr>
      <w:r w:rsidRPr="00497F80">
        <w:rPr>
          <w:rFonts w:asciiTheme="majorHAnsi" w:hAnsiTheme="majorHAnsi" w:cstheme="majorHAnsi"/>
          <w:sz w:val="28"/>
          <w:szCs w:val="28"/>
        </w:rPr>
        <w:t xml:space="preserve">Oggigiorno sono tanti i siti in cui è possibile visionare delle ricette, spesso create da chef famosi o da personaggi dello spettacolo e della televisione, ma nessuno di questi prevede ad un utente generico di poter inserire la propria ricetta </w:t>
      </w:r>
      <w:r w:rsidR="0018275C" w:rsidRPr="00497F80">
        <w:rPr>
          <w:rFonts w:asciiTheme="majorHAnsi" w:hAnsiTheme="majorHAnsi" w:cstheme="majorHAnsi"/>
          <w:sz w:val="28"/>
          <w:szCs w:val="28"/>
        </w:rPr>
        <w:t>e allo stesso tempo</w:t>
      </w:r>
      <w:r w:rsidRPr="00497F80">
        <w:rPr>
          <w:rFonts w:asciiTheme="majorHAnsi" w:hAnsiTheme="majorHAnsi" w:cstheme="majorHAnsi"/>
          <w:sz w:val="28"/>
          <w:szCs w:val="28"/>
        </w:rPr>
        <w:t xml:space="preserve"> di esporre un parere sulle ricette altrui.</w:t>
      </w:r>
    </w:p>
    <w:p w:rsidR="00F55F45" w:rsidRPr="00497F80" w:rsidRDefault="00F55F45" w:rsidP="00497F80">
      <w:pPr>
        <w:pStyle w:val="Rientrocorpodeltesto"/>
      </w:pPr>
      <w:r w:rsidRPr="00497F80">
        <w:t>RecipeManager si prefigge lo scopo di dare un’opportunità a chiunque abbia fantasia e talento necessario, a condividere la propria ricetta online e lasciare che siano gli utenti stessi del sito a giudicarla. Il sistema è pensato anche per coloro che vogliano semplicemente conservare le proprie ricette senza dover necessariamente renderle pubbliche</w:t>
      </w:r>
      <w:r w:rsidR="0018275C" w:rsidRPr="00497F80">
        <w:t>, in quanto sarà provvisto di una sezione personale accessibile solo dall’utente di cui fa parte.</w:t>
      </w:r>
    </w:p>
    <w:p w:rsidR="00C86AE9" w:rsidRPr="00497F80" w:rsidRDefault="00D54C3F" w:rsidP="00497F80">
      <w:pPr>
        <w:pStyle w:val="Titolo3"/>
        <w:ind w:firstLine="360"/>
        <w:rPr>
          <w:b/>
          <w:bCs/>
          <w:color w:val="8EAADB" w:themeColor="accent1" w:themeTint="99"/>
          <w:sz w:val="28"/>
          <w:szCs w:val="28"/>
        </w:rPr>
      </w:pPr>
      <w:bookmarkStart w:id="20" w:name="_Toc32069512"/>
      <w:r w:rsidRPr="00497F80">
        <w:rPr>
          <w:b/>
          <w:bCs/>
          <w:color w:val="8EAADB" w:themeColor="accent1" w:themeTint="99"/>
          <w:sz w:val="28"/>
          <w:szCs w:val="28"/>
        </w:rPr>
        <w:t>Obiettivi di design</w:t>
      </w:r>
      <w:bookmarkEnd w:id="20"/>
    </w:p>
    <w:p w:rsidR="0018275C" w:rsidRPr="00497F80" w:rsidRDefault="0018275C" w:rsidP="00497F80">
      <w:pPr>
        <w:pStyle w:val="Rientrocorpodeltesto"/>
      </w:pPr>
      <w:r w:rsidRPr="00497F80">
        <w:t xml:space="preserve">Il sito dovrà essere quanto più semplice e veloce possibile, in modo da dare un’opportunità anche agli utenti meno esperti di inserire e visualizzare le proprie ricette. Inoltre, dovrà rispettare tutti </w:t>
      </w:r>
      <w:proofErr w:type="gramStart"/>
      <w:r w:rsidRPr="00497F80">
        <w:t>i</w:t>
      </w:r>
      <w:proofErr w:type="gramEnd"/>
      <w:r w:rsidRPr="00497F80">
        <w:t xml:space="preserve"> standard di sicurezza per garantire che i dati dell’utente siano sempre protetti ed essere strutturalmente semplice per permetterne una facile manutenibilità e</w:t>
      </w:r>
      <w:r w:rsidR="002800F7" w:rsidRPr="00497F80">
        <w:t>d estendibilità.</w:t>
      </w:r>
    </w:p>
    <w:p w:rsidR="002800F7" w:rsidRDefault="002800F7" w:rsidP="0018275C">
      <w:pPr>
        <w:ind w:left="360"/>
        <w:rPr>
          <w:rFonts w:ascii="Arial" w:hAnsi="Arial" w:cs="Arial"/>
        </w:rPr>
      </w:pPr>
    </w:p>
    <w:p w:rsidR="00497F80" w:rsidRDefault="00497F80" w:rsidP="0018275C">
      <w:pPr>
        <w:ind w:left="360"/>
        <w:rPr>
          <w:rFonts w:ascii="Arial" w:hAnsi="Arial" w:cs="Arial"/>
        </w:rPr>
      </w:pPr>
    </w:p>
    <w:p w:rsidR="00497F80" w:rsidRDefault="00497F80" w:rsidP="0018275C">
      <w:pPr>
        <w:ind w:left="360"/>
        <w:rPr>
          <w:rFonts w:ascii="Arial" w:hAnsi="Arial" w:cs="Arial"/>
        </w:rPr>
      </w:pPr>
    </w:p>
    <w:p w:rsidR="00BB05B7" w:rsidRPr="000F0077" w:rsidRDefault="00BB05B7" w:rsidP="00BB05B7">
      <w:pPr>
        <w:rPr>
          <w:color w:val="767171" w:themeColor="background2" w:themeShade="80"/>
        </w:rPr>
      </w:pPr>
      <w:r w:rsidRPr="000F0077">
        <w:rPr>
          <w:color w:val="767171" w:themeColor="background2" w:themeShade="80"/>
          <w:sz w:val="32"/>
          <w:szCs w:val="32"/>
        </w:rPr>
        <w:t>Coordinatore:</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0"/>
      </w:tblGrid>
      <w:tr w:rsidR="00BB05B7" w:rsidRPr="004A4E13" w:rsidTr="000C05F5">
        <w:tc>
          <w:tcPr>
            <w:tcW w:w="9630"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rPr>
            </w:pPr>
            <w:r w:rsidRPr="004A4E13">
              <w:rPr>
                <w:rFonts w:eastAsia="Century Gothic" w:cstheme="minorHAnsi"/>
                <w:b/>
              </w:rPr>
              <w:t>Professore</w:t>
            </w:r>
          </w:p>
        </w:tc>
      </w:tr>
      <w:tr w:rsidR="00BB05B7" w:rsidRPr="004A4E13" w:rsidTr="000C05F5">
        <w:tc>
          <w:tcPr>
            <w:tcW w:w="9630"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Prof. De Lucia Andrea</w:t>
            </w:r>
          </w:p>
        </w:tc>
      </w:tr>
    </w:tbl>
    <w:p w:rsidR="00BB05B7" w:rsidRPr="004A4E13" w:rsidRDefault="00BB05B7" w:rsidP="00BB05B7">
      <w:pPr>
        <w:pStyle w:val="Nessunaspaziatura"/>
        <w:spacing w:after="160" w:line="259" w:lineRule="auto"/>
        <w:rPr>
          <w:rFonts w:eastAsiaTheme="minorHAnsi" w:cstheme="minorHAnsi"/>
          <w:lang w:eastAsia="en-US"/>
        </w:rPr>
      </w:pPr>
    </w:p>
    <w:p w:rsidR="00BB05B7" w:rsidRPr="000F0077" w:rsidRDefault="00BB05B7" w:rsidP="00BB05B7">
      <w:pPr>
        <w:spacing w:after="0"/>
        <w:ind w:left="142"/>
        <w:rPr>
          <w:rFonts w:eastAsia="Century Gothic" w:cstheme="minorHAnsi"/>
          <w:color w:val="767171" w:themeColor="background2" w:themeShade="80"/>
          <w:sz w:val="32"/>
          <w:szCs w:val="32"/>
        </w:rPr>
      </w:pPr>
      <w:r w:rsidRPr="000F0077">
        <w:rPr>
          <w:rFonts w:eastAsia="Century Gothic" w:cstheme="minorHAnsi"/>
          <w:color w:val="767171" w:themeColor="background2" w:themeShade="80"/>
          <w:sz w:val="32"/>
          <w:szCs w:val="32"/>
        </w:rPr>
        <w:t>Partecipanti:</w:t>
      </w:r>
    </w:p>
    <w:p w:rsidR="00BB05B7" w:rsidRPr="004A4E13" w:rsidRDefault="00BB05B7" w:rsidP="00BB05B7">
      <w:pPr>
        <w:ind w:left="142"/>
        <w:rPr>
          <w:rFonts w:eastAsia="Century Gothic" w:cstheme="minorHAnsi"/>
          <w:sz w:val="32"/>
          <w:szCs w:val="32"/>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815"/>
      </w:tblGrid>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b/>
              </w:rPr>
            </w:pPr>
            <w:r w:rsidRPr="004A4E13">
              <w:rPr>
                <w:rFonts w:eastAsia="Century Gothic" w:cstheme="minorHAnsi"/>
                <w:b/>
              </w:rPr>
              <w:t xml:space="preserve">Nome </w:t>
            </w:r>
          </w:p>
        </w:tc>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rsidR="00BB05B7" w:rsidRPr="004A4E13" w:rsidRDefault="00BB05B7" w:rsidP="000C05F5">
            <w:pPr>
              <w:rPr>
                <w:rFonts w:eastAsia="Century Gothic" w:cstheme="minorHAnsi"/>
                <w:b/>
              </w:rPr>
            </w:pPr>
            <w:r w:rsidRPr="004A4E13">
              <w:rPr>
                <w:rFonts w:eastAsia="Century Gothic" w:cstheme="minorHAnsi"/>
                <w:b/>
              </w:rPr>
              <w:t>Matricola</w:t>
            </w:r>
          </w:p>
        </w:tc>
      </w:tr>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Amoroso Gaetano</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0512105246</w:t>
            </w:r>
          </w:p>
        </w:tc>
      </w:tr>
      <w:tr w:rsidR="00BB05B7" w:rsidRPr="004A4E13" w:rsidTr="000C05F5">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rPr>
            </w:pPr>
            <w:r w:rsidRPr="004A4E13">
              <w:rPr>
                <w:rFonts w:eastAsia="Century Gothic" w:cstheme="minorHAnsi"/>
              </w:rPr>
              <w:t>Tranquillo Andrea</w:t>
            </w:r>
          </w:p>
        </w:tc>
        <w:tc>
          <w:tcPr>
            <w:tcW w:w="4815" w:type="dxa"/>
            <w:tcBorders>
              <w:top w:val="single" w:sz="4" w:space="0" w:color="000000"/>
              <w:left w:val="single" w:sz="4" w:space="0" w:color="000000"/>
              <w:bottom w:val="single" w:sz="4" w:space="0" w:color="000000"/>
              <w:right w:val="single" w:sz="4" w:space="0" w:color="000000"/>
            </w:tcBorders>
            <w:hideMark/>
          </w:tcPr>
          <w:p w:rsidR="00BB05B7" w:rsidRPr="004A4E13" w:rsidRDefault="00BB05B7" w:rsidP="000C05F5">
            <w:pPr>
              <w:rPr>
                <w:rFonts w:eastAsia="Century Gothic" w:cstheme="minorHAnsi"/>
                <w:b/>
              </w:rPr>
            </w:pPr>
            <w:r w:rsidRPr="004A4E13">
              <w:rPr>
                <w:rFonts w:eastAsia="Century Gothic" w:cstheme="minorHAnsi"/>
              </w:rPr>
              <w:t>0512103486</w:t>
            </w:r>
          </w:p>
        </w:tc>
      </w:tr>
    </w:tbl>
    <w:p w:rsidR="00497F80" w:rsidRDefault="00497F80" w:rsidP="0018275C">
      <w:pPr>
        <w:ind w:left="360"/>
        <w:rPr>
          <w:rFonts w:ascii="Arial" w:hAnsi="Arial" w:cs="Arial"/>
        </w:rPr>
      </w:pPr>
    </w:p>
    <w:p w:rsidR="00497F80" w:rsidRDefault="00497F80" w:rsidP="0018275C">
      <w:pPr>
        <w:ind w:left="360"/>
        <w:rPr>
          <w:rFonts w:ascii="Arial" w:hAnsi="Arial" w:cs="Arial"/>
        </w:rPr>
      </w:pPr>
    </w:p>
    <w:p w:rsidR="00497F80" w:rsidRDefault="00497F80" w:rsidP="00497F80">
      <w:pPr>
        <w:rPr>
          <w:rFonts w:ascii="Arial" w:hAnsi="Arial" w:cs="Arial"/>
        </w:rPr>
      </w:pPr>
    </w:p>
    <w:p w:rsidR="00497F80" w:rsidRDefault="00497F80" w:rsidP="00497F80">
      <w:pPr>
        <w:rPr>
          <w:rFonts w:ascii="Arial" w:hAnsi="Arial" w:cs="Arial"/>
        </w:rPr>
      </w:pPr>
    </w:p>
    <w:p w:rsidR="002800F7" w:rsidRPr="00497F80" w:rsidRDefault="00497F80" w:rsidP="00497F80">
      <w:pPr>
        <w:pStyle w:val="Titolo3"/>
        <w:ind w:firstLine="708"/>
        <w:rPr>
          <w:b/>
          <w:bCs/>
          <w:color w:val="8EAADB" w:themeColor="accent1" w:themeTint="99"/>
          <w:sz w:val="28"/>
          <w:szCs w:val="28"/>
        </w:rPr>
      </w:pPr>
      <w:bookmarkStart w:id="21" w:name="_Toc32069513"/>
      <w:r w:rsidRPr="00497F80">
        <w:rPr>
          <w:b/>
          <w:bCs/>
          <w:color w:val="8EAADB" w:themeColor="accent1" w:themeTint="99"/>
          <w:sz w:val="28"/>
          <w:szCs w:val="28"/>
        </w:rPr>
        <w:t>Tabella degli obiettivi di design</w:t>
      </w:r>
      <w:bookmarkEnd w:id="21"/>
    </w:p>
    <w:tbl>
      <w:tblPr>
        <w:tblStyle w:val="Grigliatabella"/>
        <w:tblW w:w="0" w:type="auto"/>
        <w:tblInd w:w="360" w:type="dxa"/>
        <w:tblLook w:val="04A0" w:firstRow="1" w:lastRow="0" w:firstColumn="1" w:lastColumn="0" w:noHBand="0" w:noVBand="1"/>
      </w:tblPr>
      <w:tblGrid>
        <w:gridCol w:w="1762"/>
        <w:gridCol w:w="7506"/>
      </w:tblGrid>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Risposta</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in ogni momento della giornata, altamente reattivo, mantenendosi con tempi di risposta al di sotto del secondo. Questo permetterà all’utente di poter facilmente trovare la sua ricetta preferita nel minor tempo possibile</w:t>
            </w:r>
          </w:p>
        </w:tc>
      </w:tr>
      <w:tr w:rsidR="002800F7" w:rsidRPr="00497F80" w:rsidTr="002800F7">
        <w:tc>
          <w:tcPr>
            <w:tcW w:w="1762" w:type="dxa"/>
          </w:tcPr>
          <w:p w:rsidR="002800F7" w:rsidRPr="00497F80" w:rsidRDefault="002800F7" w:rsidP="0018275C">
            <w:pPr>
              <w:rPr>
                <w:rFonts w:asciiTheme="majorHAnsi" w:hAnsiTheme="majorHAnsi" w:cstheme="majorHAnsi"/>
                <w:b/>
                <w:bCs/>
                <w:sz w:val="28"/>
                <w:szCs w:val="28"/>
              </w:rPr>
            </w:pPr>
            <w:r w:rsidRPr="00497F80">
              <w:rPr>
                <w:rFonts w:asciiTheme="majorHAnsi" w:hAnsiTheme="majorHAnsi" w:cstheme="majorHAnsi"/>
                <w:b/>
                <w:bCs/>
                <w:sz w:val="28"/>
                <w:szCs w:val="28"/>
              </w:rPr>
              <w:t>Tempo di Sessione</w:t>
            </w:r>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Il tempo di Sessione di un utente dovrà essere molto lungo, in quanto egli passerà gran parte del tempo a visionare una stessa ricetta. Se </w:t>
            </w:r>
            <w:proofErr w:type="spellStart"/>
            <w:r w:rsidRPr="00497F80">
              <w:rPr>
                <w:rFonts w:asciiTheme="majorHAnsi" w:hAnsiTheme="majorHAnsi" w:cstheme="majorHAnsi"/>
                <w:sz w:val="28"/>
                <w:szCs w:val="28"/>
              </w:rPr>
              <w:t>cosi</w:t>
            </w:r>
            <w:proofErr w:type="spellEnd"/>
            <w:r w:rsidRPr="00497F80">
              <w:rPr>
                <w:rFonts w:asciiTheme="majorHAnsi" w:hAnsiTheme="majorHAnsi" w:cstheme="majorHAnsi"/>
                <w:sz w:val="28"/>
                <w:szCs w:val="28"/>
              </w:rPr>
              <w:t xml:space="preserve"> non dovesse essere, l’utente si ritroverebbe a dover effettuare l’accesso ogni volta che avrà provato una ricetta disponibile sulla sua pagina personale o nella lista pubblica di ricette</w:t>
            </w:r>
          </w:p>
        </w:tc>
      </w:tr>
      <w:tr w:rsidR="002800F7" w:rsidRPr="00497F80" w:rsidTr="002800F7">
        <w:tc>
          <w:tcPr>
            <w:tcW w:w="1762" w:type="dxa"/>
          </w:tcPr>
          <w:p w:rsidR="002800F7" w:rsidRPr="00497F80" w:rsidRDefault="002800F7" w:rsidP="00497F80">
            <w:pPr>
              <w:pStyle w:val="Titolo1"/>
              <w:outlineLvl w:val="0"/>
            </w:pPr>
            <w:bookmarkStart w:id="22" w:name="_Toc32069514"/>
            <w:r w:rsidRPr="00497F80">
              <w:t>Throughput</w:t>
            </w:r>
            <w:bookmarkEnd w:id="22"/>
          </w:p>
        </w:tc>
        <w:tc>
          <w:tcPr>
            <w:tcW w:w="7506" w:type="dxa"/>
          </w:tcPr>
          <w:p w:rsidR="002800F7" w:rsidRPr="00497F80" w:rsidRDefault="002800F7" w:rsidP="0018275C">
            <w:pPr>
              <w:rPr>
                <w:rFonts w:asciiTheme="majorHAnsi" w:hAnsiTheme="majorHAnsi" w:cstheme="majorHAnsi"/>
                <w:sz w:val="28"/>
                <w:szCs w:val="28"/>
              </w:rPr>
            </w:pPr>
            <w:r w:rsidRPr="00497F80">
              <w:rPr>
                <w:rFonts w:asciiTheme="majorHAnsi" w:hAnsiTheme="majorHAnsi" w:cstheme="majorHAnsi"/>
                <w:sz w:val="28"/>
                <w:szCs w:val="28"/>
              </w:rPr>
              <w:t xml:space="preserve">Avendo necessità di mantenere un lungo tempo di sessione per ogni utente, il server dovrà essere abbastanza potente da poter gestire una elevata quantità di utenti connessi contemporaneamente, </w:t>
            </w:r>
            <w:r w:rsidR="00496B00" w:rsidRPr="00497F80">
              <w:rPr>
                <w:rFonts w:asciiTheme="majorHAnsi" w:hAnsiTheme="majorHAnsi" w:cstheme="majorHAnsi"/>
                <w:sz w:val="28"/>
                <w:szCs w:val="28"/>
              </w:rPr>
              <w:t>facendo in modo che sia reattivo soprattutto negli orari di picco di utenza (10-13 e 17-21)</w:t>
            </w:r>
          </w:p>
        </w:tc>
      </w:tr>
      <w:tr w:rsidR="002800F7" w:rsidRPr="00497F80" w:rsidTr="002800F7">
        <w:tc>
          <w:tcPr>
            <w:tcW w:w="1762" w:type="dxa"/>
          </w:tcPr>
          <w:p w:rsidR="002800F7" w:rsidRPr="00497F80" w:rsidRDefault="00496B00" w:rsidP="00497F80">
            <w:pPr>
              <w:pStyle w:val="Titolo1"/>
              <w:outlineLvl w:val="0"/>
            </w:pPr>
            <w:bookmarkStart w:id="23" w:name="_Toc32069515"/>
            <w:r w:rsidRPr="00497F80">
              <w:t>Memoria</w:t>
            </w:r>
            <w:bookmarkEnd w:id="23"/>
          </w:p>
        </w:tc>
        <w:tc>
          <w:tcPr>
            <w:tcW w:w="7506" w:type="dxa"/>
          </w:tcPr>
          <w:p w:rsidR="002800F7"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su cui sarà presente il database dovrà avere abbastanza memoria da conservare tutti i dati degli utenti e tutte le ricette che creeranno</w:t>
            </w:r>
          </w:p>
        </w:tc>
      </w:tr>
    </w:tbl>
    <w:p w:rsidR="002800F7" w:rsidRPr="00497F80" w:rsidRDefault="002800F7"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496B00">
        <w:tc>
          <w:tcPr>
            <w:tcW w:w="1762" w:type="dxa"/>
          </w:tcPr>
          <w:p w:rsidR="00496B00" w:rsidRPr="00497F80" w:rsidRDefault="00496B00" w:rsidP="00497F80">
            <w:pPr>
              <w:pStyle w:val="Titolo1"/>
              <w:outlineLvl w:val="0"/>
            </w:pPr>
            <w:bookmarkStart w:id="24" w:name="_Toc32069516"/>
            <w:r w:rsidRPr="00497F80">
              <w:lastRenderedPageBreak/>
              <w:t>Robustezza</w:t>
            </w:r>
            <w:bookmarkEnd w:id="24"/>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sistema dovrà essere in grado di mantenere integri tutti i dati nel caso in cui ci sia un malfunzionamento hardware/software oppure, essendo un sito web, nel caso in cui ci sia un attacco informatico al sistema stesso</w:t>
            </w:r>
          </w:p>
        </w:tc>
      </w:tr>
      <w:tr w:rsidR="00496B00" w:rsidRPr="00497F80" w:rsidTr="00496B00">
        <w:tc>
          <w:tcPr>
            <w:tcW w:w="1762" w:type="dxa"/>
          </w:tcPr>
          <w:p w:rsidR="00496B00" w:rsidRPr="00497F80" w:rsidRDefault="00496B00" w:rsidP="00497F80">
            <w:pPr>
              <w:pStyle w:val="Titolo1"/>
              <w:outlineLvl w:val="0"/>
            </w:pPr>
            <w:bookmarkStart w:id="25" w:name="_Toc32069517"/>
            <w:r w:rsidRPr="00497F80">
              <w:t>Disponibilità</w:t>
            </w:r>
            <w:bookmarkEnd w:id="25"/>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Il sito dovrà essere accessibile in tutte le sue funzionalità 24 ore al giorno</w:t>
            </w:r>
          </w:p>
        </w:tc>
      </w:tr>
      <w:tr w:rsidR="00496B00" w:rsidRPr="00497F80" w:rsidTr="00496B00">
        <w:tc>
          <w:tcPr>
            <w:tcW w:w="1762" w:type="dxa"/>
          </w:tcPr>
          <w:p w:rsidR="00496B00" w:rsidRPr="00497F80" w:rsidRDefault="00496B00" w:rsidP="00497F80">
            <w:pPr>
              <w:pStyle w:val="Titolo1"/>
              <w:outlineLvl w:val="0"/>
            </w:pPr>
            <w:bookmarkStart w:id="26" w:name="_Toc32069518"/>
            <w:r w:rsidRPr="00497F80">
              <w:t>Sicurezza</w:t>
            </w:r>
            <w:bookmarkEnd w:id="26"/>
          </w:p>
        </w:tc>
        <w:tc>
          <w:tcPr>
            <w:tcW w:w="7506" w:type="dxa"/>
          </w:tcPr>
          <w:p w:rsidR="00496B00" w:rsidRPr="00497F80" w:rsidRDefault="00496B00" w:rsidP="0018275C">
            <w:pPr>
              <w:rPr>
                <w:rFonts w:asciiTheme="majorHAnsi" w:hAnsiTheme="majorHAnsi" w:cstheme="majorHAnsi"/>
                <w:sz w:val="28"/>
                <w:szCs w:val="28"/>
              </w:rPr>
            </w:pPr>
            <w:r w:rsidRPr="00497F80">
              <w:rPr>
                <w:rFonts w:asciiTheme="majorHAnsi" w:hAnsiTheme="majorHAnsi" w:cstheme="majorHAnsi"/>
                <w:sz w:val="28"/>
                <w:szCs w:val="28"/>
              </w:rPr>
              <w:t xml:space="preserve">Verranno adottati dei criteri di sicurezza per rendere sicuri tutti i dati degli utenti, tra cui l’adozione di funzioni </w:t>
            </w:r>
            <w:proofErr w:type="spellStart"/>
            <w:r w:rsidRPr="00497F80">
              <w:rPr>
                <w:rFonts w:asciiTheme="majorHAnsi" w:hAnsiTheme="majorHAnsi" w:cstheme="majorHAnsi"/>
                <w:sz w:val="28"/>
                <w:szCs w:val="28"/>
              </w:rPr>
              <w:t>hash</w:t>
            </w:r>
            <w:proofErr w:type="spellEnd"/>
            <w:r w:rsidRPr="00497F80">
              <w:rPr>
                <w:rFonts w:asciiTheme="majorHAnsi" w:hAnsiTheme="majorHAnsi" w:cstheme="majorHAnsi"/>
                <w:sz w:val="28"/>
                <w:szCs w:val="28"/>
              </w:rPr>
              <w:t xml:space="preserve"> che permettano la criptazione delle password e l’uso di tabelle di accesso per consentire all’utente di effettuare solo operazioni di cui ha ricevuto i permessi</w:t>
            </w:r>
          </w:p>
        </w:tc>
      </w:tr>
    </w:tbl>
    <w:p w:rsidR="00496B00" w:rsidRPr="00497F80" w:rsidRDefault="00496B00" w:rsidP="0018275C">
      <w:pPr>
        <w:ind w:left="360"/>
        <w:rPr>
          <w:rFonts w:asciiTheme="majorHAnsi" w:hAnsiTheme="majorHAnsi" w:cstheme="majorHAnsi"/>
          <w:sz w:val="28"/>
          <w:szCs w:val="28"/>
        </w:rPr>
      </w:pPr>
    </w:p>
    <w:tbl>
      <w:tblPr>
        <w:tblStyle w:val="Grigliatabella"/>
        <w:tblW w:w="0" w:type="auto"/>
        <w:tblInd w:w="360" w:type="dxa"/>
        <w:tblLook w:val="04A0" w:firstRow="1" w:lastRow="0" w:firstColumn="1" w:lastColumn="0" w:noHBand="0" w:noVBand="1"/>
      </w:tblPr>
      <w:tblGrid>
        <w:gridCol w:w="1762"/>
        <w:gridCol w:w="7506"/>
      </w:tblGrid>
      <w:tr w:rsidR="00496B00" w:rsidRPr="00497F80" w:rsidTr="00BB5C1E">
        <w:tc>
          <w:tcPr>
            <w:tcW w:w="1762" w:type="dxa"/>
          </w:tcPr>
          <w:p w:rsidR="00496B00" w:rsidRPr="00497F80" w:rsidRDefault="00BB5C1E" w:rsidP="00497F80">
            <w:pPr>
              <w:pStyle w:val="Titolo1"/>
              <w:outlineLvl w:val="0"/>
            </w:pPr>
            <w:bookmarkStart w:id="27" w:name="_Toc32069519"/>
            <w:r w:rsidRPr="00497F80">
              <w:t>Estensibilità</w:t>
            </w:r>
            <w:bookmarkEnd w:id="27"/>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sistema sarà sviluppato con tutte le nuove tecnologie disponibili per i web server che permetteranno una facile estensione delle funzionalità di tutto il sito</w:t>
            </w:r>
          </w:p>
        </w:tc>
      </w:tr>
      <w:tr w:rsidR="00496B00" w:rsidRPr="00497F80" w:rsidTr="00BB5C1E">
        <w:tc>
          <w:tcPr>
            <w:tcW w:w="1762" w:type="dxa"/>
          </w:tcPr>
          <w:p w:rsidR="00496B00" w:rsidRPr="00497F80" w:rsidRDefault="00BB5C1E" w:rsidP="0018275C">
            <w:pPr>
              <w:rPr>
                <w:rFonts w:asciiTheme="majorHAnsi" w:hAnsiTheme="majorHAnsi" w:cstheme="majorHAnsi"/>
                <w:b/>
                <w:bCs/>
                <w:sz w:val="28"/>
                <w:szCs w:val="28"/>
              </w:rPr>
            </w:pPr>
            <w:r w:rsidRPr="00497F80">
              <w:rPr>
                <w:rFonts w:asciiTheme="majorHAnsi" w:hAnsiTheme="majorHAnsi" w:cstheme="majorHAnsi"/>
                <w:b/>
                <w:bCs/>
                <w:sz w:val="28"/>
                <w:szCs w:val="28"/>
              </w:rPr>
              <w:t>Modificabilità</w:t>
            </w:r>
          </w:p>
        </w:tc>
        <w:tc>
          <w:tcPr>
            <w:tcW w:w="7506" w:type="dxa"/>
          </w:tcPr>
          <w:p w:rsidR="00496B00" w:rsidRPr="00497F80" w:rsidRDefault="00BB5C1E" w:rsidP="0018275C">
            <w:pPr>
              <w:rPr>
                <w:rFonts w:asciiTheme="majorHAnsi" w:hAnsiTheme="majorHAnsi" w:cstheme="majorHAnsi"/>
                <w:sz w:val="28"/>
                <w:szCs w:val="28"/>
              </w:rPr>
            </w:pPr>
            <w:r w:rsidRPr="00497F80">
              <w:rPr>
                <w:rFonts w:asciiTheme="majorHAnsi" w:hAnsiTheme="majorHAnsi" w:cstheme="majorHAnsi"/>
                <w:sz w:val="28"/>
                <w:szCs w:val="28"/>
              </w:rPr>
              <w:t>Il codice sarà scritto in maniera precisa ed ordinata, mantenendo l’uso dei commenti per identificare in modo più semplice la funzione del sito che conterrà bug o malfunzionamenti</w:t>
            </w:r>
          </w:p>
        </w:tc>
      </w:tr>
    </w:tbl>
    <w:p w:rsidR="00D54C3F" w:rsidRPr="00497F80" w:rsidRDefault="00D54C3F" w:rsidP="00F324E9">
      <w:pPr>
        <w:pStyle w:val="Titolo3"/>
        <w:ind w:firstLine="708"/>
        <w:rPr>
          <w:b/>
          <w:bCs/>
          <w:color w:val="8EAADB" w:themeColor="accent1" w:themeTint="99"/>
          <w:sz w:val="28"/>
          <w:szCs w:val="28"/>
        </w:rPr>
      </w:pPr>
      <w:bookmarkStart w:id="28" w:name="_Toc32069520"/>
      <w:r w:rsidRPr="00497F80">
        <w:rPr>
          <w:b/>
          <w:bCs/>
          <w:color w:val="8EAADB" w:themeColor="accent1" w:themeTint="99"/>
          <w:sz w:val="28"/>
          <w:szCs w:val="28"/>
        </w:rPr>
        <w:t>Definizioni, acronimi e abbreviazioni</w:t>
      </w:r>
      <w:bookmarkEnd w:id="28"/>
    </w:p>
    <w:p w:rsidR="00C86AE9"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RecipeManager: nome del sistema che si andrà a sviluppare</w:t>
      </w:r>
    </w:p>
    <w:p w:rsidR="00B9600C" w:rsidRPr="00497F80" w:rsidRDefault="00B9600C"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 xml:space="preserve">Visitatore: utente non registrato </w:t>
      </w:r>
      <w:r w:rsidR="00F932B7" w:rsidRPr="00497F80">
        <w:rPr>
          <w:rFonts w:asciiTheme="majorHAnsi" w:hAnsiTheme="majorHAnsi" w:cstheme="majorHAnsi"/>
          <w:sz w:val="28"/>
          <w:szCs w:val="28"/>
        </w:rPr>
        <w:t>a RecipeManager e che potrà solo effettuare operazioni di ricerca e visualizzazione</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Web Server: software che si occupa della gestione di tutte le componenti lato web, ovvero Apache 9.0</w:t>
      </w:r>
    </w:p>
    <w:p w:rsidR="00F932B7" w:rsidRPr="00497F80" w:rsidRDefault="00F932B7" w:rsidP="00497F80">
      <w:pPr>
        <w:pStyle w:val="Paragrafoelenco"/>
        <w:numPr>
          <w:ilvl w:val="0"/>
          <w:numId w:val="15"/>
        </w:numPr>
        <w:jc w:val="both"/>
        <w:rPr>
          <w:rFonts w:asciiTheme="majorHAnsi" w:hAnsiTheme="majorHAnsi" w:cstheme="majorHAnsi"/>
          <w:sz w:val="28"/>
          <w:szCs w:val="28"/>
        </w:rPr>
      </w:pPr>
      <w:r w:rsidRPr="00497F80">
        <w:rPr>
          <w:rFonts w:asciiTheme="majorHAnsi" w:hAnsiTheme="majorHAnsi" w:cstheme="majorHAnsi"/>
          <w:sz w:val="28"/>
          <w:szCs w:val="28"/>
        </w:rPr>
        <w:t>DBMS: sta per “Database Management System” ed è il software che permette agli amministratori del sito, o a procedure automatiche, di effettuare operazioni sul database</w:t>
      </w:r>
    </w:p>
    <w:p w:rsidR="00F932B7" w:rsidRPr="00B9600C" w:rsidRDefault="00F932B7" w:rsidP="00F932B7">
      <w:pPr>
        <w:pStyle w:val="Paragrafoelenco"/>
        <w:ind w:left="1080"/>
        <w:rPr>
          <w:rFonts w:ascii="Arial" w:hAnsi="Arial" w:cs="Arial"/>
        </w:rPr>
      </w:pPr>
    </w:p>
    <w:p w:rsidR="00C86AE9" w:rsidRPr="00497F80" w:rsidRDefault="00D54C3F" w:rsidP="00BB05B7">
      <w:pPr>
        <w:pStyle w:val="Titolo3"/>
        <w:ind w:firstLine="708"/>
        <w:rPr>
          <w:b/>
          <w:bCs/>
          <w:color w:val="8EAADB" w:themeColor="accent1" w:themeTint="99"/>
          <w:sz w:val="28"/>
          <w:szCs w:val="28"/>
        </w:rPr>
      </w:pPr>
      <w:bookmarkStart w:id="29" w:name="_Toc32069521"/>
      <w:r w:rsidRPr="00497F80">
        <w:rPr>
          <w:b/>
          <w:bCs/>
          <w:color w:val="8EAADB" w:themeColor="accent1" w:themeTint="99"/>
          <w:sz w:val="28"/>
          <w:szCs w:val="28"/>
        </w:rPr>
        <w:t>Riferimenti</w:t>
      </w:r>
      <w:bookmarkEnd w:id="29"/>
    </w:p>
    <w:p w:rsidR="00F932B7" w:rsidRPr="00497F80" w:rsidRDefault="00F932B7" w:rsidP="00497F80">
      <w:pPr>
        <w:pStyle w:val="Paragrafoelenco"/>
        <w:numPr>
          <w:ilvl w:val="0"/>
          <w:numId w:val="20"/>
        </w:numPr>
        <w:jc w:val="both"/>
        <w:rPr>
          <w:rFonts w:ascii="Arial" w:hAnsi="Arial" w:cs="Arial"/>
          <w:lang w:val="en-GB"/>
        </w:rPr>
      </w:pPr>
      <w:r w:rsidRPr="00497F80">
        <w:rPr>
          <w:rFonts w:asciiTheme="majorHAnsi" w:hAnsiTheme="majorHAnsi" w:cstheme="majorHAnsi"/>
          <w:sz w:val="28"/>
          <w:szCs w:val="28"/>
          <w:lang w:val="en-GB"/>
        </w:rPr>
        <w:t xml:space="preserve">Bern </w:t>
      </w:r>
      <w:proofErr w:type="spellStart"/>
      <w:r w:rsidRPr="00497F80">
        <w:rPr>
          <w:rFonts w:asciiTheme="majorHAnsi" w:hAnsiTheme="majorHAnsi" w:cstheme="majorHAnsi"/>
          <w:sz w:val="28"/>
          <w:szCs w:val="28"/>
          <w:lang w:val="en-GB"/>
        </w:rPr>
        <w:t>Bruegge</w:t>
      </w:r>
      <w:proofErr w:type="spellEnd"/>
      <w:r w:rsidRPr="00497F80">
        <w:rPr>
          <w:rFonts w:asciiTheme="majorHAnsi" w:hAnsiTheme="majorHAnsi" w:cstheme="majorHAnsi"/>
          <w:sz w:val="28"/>
          <w:szCs w:val="28"/>
          <w:lang w:val="en-GB"/>
        </w:rPr>
        <w:t xml:space="preserve">, Allen H. </w:t>
      </w:r>
      <w:proofErr w:type="spellStart"/>
      <w:r w:rsidRPr="00497F80">
        <w:rPr>
          <w:rFonts w:asciiTheme="majorHAnsi" w:hAnsiTheme="majorHAnsi" w:cstheme="majorHAnsi"/>
          <w:sz w:val="28"/>
          <w:szCs w:val="28"/>
          <w:lang w:val="en-GB"/>
        </w:rPr>
        <w:t>Dutoit</w:t>
      </w:r>
      <w:proofErr w:type="spellEnd"/>
      <w:r w:rsidRPr="00497F80">
        <w:rPr>
          <w:rFonts w:asciiTheme="majorHAnsi" w:hAnsiTheme="majorHAnsi" w:cstheme="majorHAnsi"/>
          <w:sz w:val="28"/>
          <w:szCs w:val="28"/>
          <w:lang w:val="en-GB"/>
        </w:rPr>
        <w:t>, Object-Oriented Software Engineering - Using UML, Patterns, and JAVA, 3rd edition</w:t>
      </w:r>
      <w:r w:rsidRPr="00497F80">
        <w:rPr>
          <w:rFonts w:ascii="Arial" w:hAnsi="Arial" w:cs="Arial"/>
          <w:lang w:val="en-GB"/>
        </w:rPr>
        <w:t>.</w:t>
      </w:r>
    </w:p>
    <w:p w:rsidR="00F932B7" w:rsidRPr="002218CA" w:rsidRDefault="00F932B7" w:rsidP="00F932B7">
      <w:pPr>
        <w:pStyle w:val="Paragrafoelenco"/>
        <w:ind w:left="1512"/>
        <w:rPr>
          <w:rFonts w:ascii="Arial" w:hAnsi="Arial" w:cs="Arial"/>
          <w:lang w:val="en-GB"/>
        </w:rPr>
      </w:pPr>
    </w:p>
    <w:p w:rsidR="00D54C3F" w:rsidRPr="00BB05B7" w:rsidRDefault="009C1793" w:rsidP="00BB05B7">
      <w:pPr>
        <w:pStyle w:val="Titolo3"/>
        <w:ind w:firstLine="708"/>
        <w:rPr>
          <w:b/>
          <w:bCs/>
          <w:color w:val="8EAADB" w:themeColor="accent1" w:themeTint="99"/>
          <w:sz w:val="28"/>
          <w:szCs w:val="28"/>
        </w:rPr>
      </w:pPr>
      <w:bookmarkStart w:id="30" w:name="_Toc32069522"/>
      <w:r w:rsidRPr="00BB05B7">
        <w:rPr>
          <w:b/>
          <w:bCs/>
          <w:color w:val="8EAADB" w:themeColor="accent1" w:themeTint="99"/>
          <w:sz w:val="28"/>
          <w:szCs w:val="28"/>
        </w:rPr>
        <w:t>Panoramica</w:t>
      </w:r>
      <w:bookmarkEnd w:id="30"/>
    </w:p>
    <w:p w:rsidR="00C86AE9" w:rsidRPr="00BB05B7" w:rsidRDefault="00F932B7" w:rsidP="00BB05B7">
      <w:pPr>
        <w:ind w:firstLine="708"/>
        <w:jc w:val="both"/>
        <w:rPr>
          <w:rFonts w:asciiTheme="majorHAnsi" w:hAnsiTheme="majorHAnsi" w:cstheme="majorHAnsi"/>
          <w:sz w:val="28"/>
          <w:szCs w:val="28"/>
        </w:rPr>
      </w:pPr>
      <w:r w:rsidRPr="00F324E9">
        <w:rPr>
          <w:rFonts w:asciiTheme="majorHAnsi" w:hAnsiTheme="majorHAnsi" w:cstheme="majorHAnsi"/>
          <w:sz w:val="28"/>
          <w:szCs w:val="28"/>
          <w:highlight w:val="yellow"/>
        </w:rPr>
        <w:t>Il documento è strutturato in diverse sezioni, in cui sarà possibile trovare: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Architettura corrente del software: sezione in cui si va a descrivere l’architettura di sistemi simili presenti sul web, ed in cui vi si discuterà i punti in comune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lastRenderedPageBreak/>
        <w:t>Architettura software proposta: questa sezione è divisa in diverse sottosezioni (elencate di seguito) e che descriveranno più nel dettaglio tutte le scelte di design che sono state fatte per il sistema che si andrà a sviluppare</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Decomposizione in sottosistemi: il sistema sarà diviso in diversi sottosistemi e questa sezione elenca le responsabilità di ognuno di essi</w:t>
      </w:r>
    </w:p>
    <w:p w:rsidR="00F932B7" w:rsidRPr="00BB05B7" w:rsidRDefault="00F932B7"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Mapping hardware/software:</w:t>
      </w:r>
      <w:r w:rsidR="009A053D" w:rsidRPr="00BB05B7">
        <w:rPr>
          <w:rFonts w:asciiTheme="majorHAnsi" w:hAnsiTheme="majorHAnsi" w:cstheme="majorHAnsi"/>
          <w:sz w:val="28"/>
          <w:szCs w:val="28"/>
        </w:rPr>
        <w:t xml:space="preserve"> descrive in che modo i sottosistemi vengono assegnati ai diversi componenti hardware e software adottati per il sistema generale</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Gestione dati persistenti: descrive quali dati devono essere resi persistenti (quindi conservati) all’interno del database e quali sono le infrastrutture richieste per consentire tutto ciò. Include la descrizione degli schemi di dati e quale database verrà utilizzato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accessi e sicurezza: sezione in cui vengono descritti tutti i parametri di sicurezza adottati dal sistema e i diversi ruoli assegnati agli utenti attraverso l’uso di tabelle di accesso</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Controllo del software globale: descrive il modo in cui è implementato il controllo globale del software e come si sincronizzano i sottosistemi.</w:t>
      </w:r>
    </w:p>
    <w:p w:rsidR="009A053D" w:rsidRPr="00BB05B7" w:rsidRDefault="009A053D"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 xml:space="preserve">Condizione sui </w:t>
      </w:r>
      <w:proofErr w:type="spellStart"/>
      <w:r w:rsidRPr="00BB05B7">
        <w:rPr>
          <w:rFonts w:asciiTheme="majorHAnsi" w:hAnsiTheme="majorHAnsi" w:cstheme="majorHAnsi"/>
          <w:sz w:val="28"/>
          <w:szCs w:val="28"/>
        </w:rPr>
        <w:t>boundary</w:t>
      </w:r>
      <w:proofErr w:type="spellEnd"/>
      <w:r w:rsidRPr="00BB05B7">
        <w:rPr>
          <w:rFonts w:asciiTheme="majorHAnsi" w:hAnsiTheme="majorHAnsi" w:cstheme="majorHAnsi"/>
          <w:sz w:val="28"/>
          <w:szCs w:val="28"/>
        </w:rPr>
        <w:t xml:space="preserve">: in questo paragrafo vengono descritte le condizioni limite del sistema come start-up e </w:t>
      </w:r>
      <w:proofErr w:type="spellStart"/>
      <w:r w:rsidRPr="00BB05B7">
        <w:rPr>
          <w:rFonts w:asciiTheme="majorHAnsi" w:hAnsiTheme="majorHAnsi" w:cstheme="majorHAnsi"/>
          <w:sz w:val="28"/>
          <w:szCs w:val="28"/>
        </w:rPr>
        <w:t>shutdown</w:t>
      </w:r>
      <w:proofErr w:type="spellEnd"/>
      <w:r w:rsidRPr="00BB05B7">
        <w:rPr>
          <w:rFonts w:asciiTheme="majorHAnsi" w:hAnsiTheme="majorHAnsi" w:cstheme="majorHAnsi"/>
          <w:sz w:val="28"/>
          <w:szCs w:val="28"/>
        </w:rPr>
        <w:t xml:space="preserve"> e la gestione dei fallimenti del sistema</w:t>
      </w:r>
    </w:p>
    <w:p w:rsidR="009A053D" w:rsidRDefault="003B5D28" w:rsidP="00BB05B7">
      <w:pPr>
        <w:pStyle w:val="Paragrafoelenco"/>
        <w:numPr>
          <w:ilvl w:val="0"/>
          <w:numId w:val="17"/>
        </w:numPr>
        <w:ind w:left="1068"/>
        <w:jc w:val="both"/>
        <w:rPr>
          <w:rFonts w:asciiTheme="majorHAnsi" w:hAnsiTheme="majorHAnsi" w:cstheme="majorHAnsi"/>
          <w:sz w:val="28"/>
          <w:szCs w:val="28"/>
        </w:rPr>
      </w:pPr>
      <w:r w:rsidRPr="00BB05B7">
        <w:rPr>
          <w:rFonts w:asciiTheme="majorHAnsi" w:hAnsiTheme="majorHAnsi" w:cstheme="majorHAnsi"/>
          <w:sz w:val="28"/>
          <w:szCs w:val="28"/>
        </w:rPr>
        <w:t xml:space="preserve">Servizi dei sottosistemi: </w:t>
      </w:r>
      <w:r w:rsidR="00A91301" w:rsidRPr="00BB05B7">
        <w:rPr>
          <w:rFonts w:asciiTheme="majorHAnsi" w:hAnsiTheme="majorHAnsi" w:cstheme="majorHAnsi"/>
          <w:sz w:val="28"/>
          <w:szCs w:val="28"/>
        </w:rPr>
        <w:t>qui vengono descritti i servizi offerti agli utenti del sito in base al sottosistema</w:t>
      </w:r>
      <w:r w:rsidR="00F324E9">
        <w:rPr>
          <w:rFonts w:asciiTheme="majorHAnsi" w:hAnsiTheme="majorHAnsi" w:cstheme="majorHAnsi"/>
          <w:sz w:val="28"/>
          <w:szCs w:val="28"/>
        </w:rPr>
        <w:t>.</w:t>
      </w:r>
    </w:p>
    <w:p w:rsidR="00F324E9" w:rsidRDefault="00F324E9" w:rsidP="00F324E9">
      <w:pPr>
        <w:pStyle w:val="Paragrafoelenco"/>
        <w:ind w:left="1068"/>
        <w:jc w:val="both"/>
        <w:rPr>
          <w:rFonts w:asciiTheme="majorHAnsi" w:hAnsiTheme="majorHAnsi" w:cstheme="majorHAnsi"/>
          <w:sz w:val="28"/>
          <w:szCs w:val="28"/>
        </w:rPr>
      </w:pPr>
    </w:p>
    <w:p w:rsidR="00F324E9" w:rsidRPr="00BB05B7" w:rsidRDefault="00F324E9" w:rsidP="00F324E9">
      <w:pPr>
        <w:pStyle w:val="Paragrafoelenco"/>
        <w:ind w:left="1068"/>
        <w:jc w:val="both"/>
        <w:rPr>
          <w:rFonts w:asciiTheme="majorHAnsi" w:hAnsiTheme="majorHAnsi" w:cstheme="majorHAnsi"/>
          <w:sz w:val="28"/>
          <w:szCs w:val="28"/>
        </w:rPr>
      </w:pPr>
    </w:p>
    <w:p w:rsidR="00C86AE9" w:rsidRPr="00F324E9" w:rsidRDefault="00D54C3F" w:rsidP="00F324E9">
      <w:pPr>
        <w:pStyle w:val="Titolo2"/>
        <w:rPr>
          <w:b/>
          <w:bCs/>
          <w:sz w:val="44"/>
          <w:szCs w:val="44"/>
        </w:rPr>
      </w:pPr>
      <w:bookmarkStart w:id="31" w:name="_Toc32069523"/>
      <w:r w:rsidRPr="00F324E9">
        <w:rPr>
          <w:b/>
          <w:bCs/>
          <w:sz w:val="44"/>
          <w:szCs w:val="44"/>
        </w:rPr>
        <w:t>Architettura corrente del software</w:t>
      </w:r>
      <w:bookmarkEnd w:id="31"/>
    </w:p>
    <w:p w:rsidR="00B9600C" w:rsidRPr="00F324E9" w:rsidRDefault="00B9600C" w:rsidP="00F324E9">
      <w:pPr>
        <w:pStyle w:val="Corpotesto"/>
      </w:pPr>
      <w:r w:rsidRPr="00F324E9">
        <w:t>Il sistema che andremo a creare non rimpiazzerà nessun altro sistema già esistente, pertanto verrà fatto un sondaggio su architetture simili già esistenti e gli obiettivi che i due sistemi hanno in comune.</w:t>
      </w:r>
      <w:r w:rsidR="00F324E9">
        <w:t xml:space="preserve"> </w:t>
      </w:r>
      <w:r w:rsidRPr="00F324E9">
        <w:t xml:space="preserve">Uno dei siti online più conosciuti sullo sviluppo di ricette personali è senza ombra di dubbio </w:t>
      </w:r>
      <w:proofErr w:type="spellStart"/>
      <w:r w:rsidRPr="00F324E9">
        <w:t>Canva</w:t>
      </w:r>
      <w:proofErr w:type="spellEnd"/>
      <w:r w:rsidRPr="00F324E9">
        <w:t>.</w:t>
      </w:r>
    </w:p>
    <w:p w:rsidR="00B9600C" w:rsidRPr="00F324E9" w:rsidRDefault="00B9600C" w:rsidP="00F324E9">
      <w:pPr>
        <w:jc w:val="both"/>
        <w:rPr>
          <w:rFonts w:asciiTheme="majorHAnsi" w:hAnsiTheme="majorHAnsi" w:cstheme="majorHAnsi"/>
          <w:iCs/>
          <w:color w:val="111111"/>
          <w:sz w:val="28"/>
          <w:szCs w:val="28"/>
          <w:shd w:val="clear" w:color="auto" w:fill="FFFFFF"/>
        </w:rPr>
      </w:pPr>
      <w:proofErr w:type="spellStart"/>
      <w:r w:rsidRPr="00F324E9">
        <w:rPr>
          <w:rFonts w:asciiTheme="majorHAnsi" w:hAnsiTheme="majorHAnsi" w:cstheme="majorHAnsi"/>
          <w:iCs/>
          <w:color w:val="111111"/>
          <w:sz w:val="28"/>
          <w:szCs w:val="28"/>
          <w:shd w:val="clear" w:color="auto" w:fill="FFFFFF"/>
        </w:rPr>
        <w:t>Canva</w:t>
      </w:r>
      <w:proofErr w:type="spellEnd"/>
      <w:r w:rsidRPr="00F324E9">
        <w:rPr>
          <w:rFonts w:asciiTheme="majorHAnsi" w:hAnsiTheme="majorHAnsi" w:cstheme="majorHAnsi"/>
          <w:iCs/>
          <w:color w:val="111111"/>
          <w:sz w:val="28"/>
          <w:szCs w:val="28"/>
          <w:shd w:val="clear" w:color="auto" w:fill="FFFFFF"/>
        </w:rPr>
        <w:t xml:space="preserve"> è un sito che permette di creare ricette tramite modelli prefabbricati, in cui l’utente dovrà solo inserire tutti i campi necessari per completarla, quali il titolo, gli ingredienti e la modalità di preparazione. Una volta creata la ricetta l’utente potrà scegliere se conservarla nel suo archivio personale o condividerla sui social ai parenti o amici.</w:t>
      </w:r>
    </w:p>
    <w:p w:rsidR="00C86AE9" w:rsidRDefault="00BB5C1E" w:rsidP="00C86AE9">
      <w:pPr>
        <w:rPr>
          <w:rFonts w:ascii="Arial" w:hAnsi="Arial" w:cs="Arial"/>
          <w:b/>
          <w:sz w:val="28"/>
          <w:szCs w:val="28"/>
        </w:rPr>
      </w:pPr>
      <w:r>
        <w:rPr>
          <w:rFonts w:ascii="Arial" w:hAnsi="Arial" w:cs="Arial"/>
          <w:b/>
          <w:noProof/>
          <w:sz w:val="28"/>
          <w:szCs w:val="28"/>
        </w:rPr>
        <w:lastRenderedPageBreak/>
        <w:drawing>
          <wp:inline distT="0" distB="0" distL="0" distR="0">
            <wp:extent cx="6120130" cy="21037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ova immagine bitmap (2).bmp"/>
                    <pic:cNvPicPr/>
                  </pic:nvPicPr>
                  <pic:blipFill>
                    <a:blip r:embed="rId10">
                      <a:extLst>
                        <a:ext uri="{28A0092B-C50C-407E-A947-70E740481C1C}">
                          <a14:useLocalDpi xmlns:a14="http://schemas.microsoft.com/office/drawing/2010/main" val="0"/>
                        </a:ext>
                      </a:extLst>
                    </a:blip>
                    <a:stretch>
                      <a:fillRect/>
                    </a:stretch>
                  </pic:blipFill>
                  <pic:spPr>
                    <a:xfrm>
                      <a:off x="0" y="0"/>
                      <a:ext cx="6120130" cy="2103755"/>
                    </a:xfrm>
                    <a:prstGeom prst="rect">
                      <a:avLst/>
                    </a:prstGeom>
                  </pic:spPr>
                </pic:pic>
              </a:graphicData>
            </a:graphic>
          </wp:inline>
        </w:drawing>
      </w:r>
    </w:p>
    <w:p w:rsidR="00B9600C" w:rsidRDefault="00B9600C" w:rsidP="00C86AE9">
      <w:pPr>
        <w:rPr>
          <w:rFonts w:ascii="Arial" w:hAnsi="Arial" w:cs="Arial"/>
          <w:b/>
          <w:sz w:val="28"/>
          <w:szCs w:val="28"/>
        </w:rPr>
      </w:pPr>
    </w:p>
    <w:p w:rsidR="00B9600C" w:rsidRDefault="00B9600C" w:rsidP="00B9600C">
      <w:pPr>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6120130" cy="287976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ova immagine bitmap.bmp"/>
                    <pic:cNvPicPr/>
                  </pic:nvPicPr>
                  <pic:blipFill>
                    <a:blip r:embed="rId11">
                      <a:extLst>
                        <a:ext uri="{28A0092B-C50C-407E-A947-70E740481C1C}">
                          <a14:useLocalDpi xmlns:a14="http://schemas.microsoft.com/office/drawing/2010/main" val="0"/>
                        </a:ext>
                      </a:extLst>
                    </a:blip>
                    <a:stretch>
                      <a:fillRect/>
                    </a:stretch>
                  </pic:blipFill>
                  <pic:spPr>
                    <a:xfrm>
                      <a:off x="0" y="0"/>
                      <a:ext cx="6123407" cy="2881308"/>
                    </a:xfrm>
                    <a:prstGeom prst="rect">
                      <a:avLst/>
                    </a:prstGeom>
                  </pic:spPr>
                </pic:pic>
              </a:graphicData>
            </a:graphic>
          </wp:inline>
        </w:drawing>
      </w:r>
    </w:p>
    <w:p w:rsidR="00B9600C" w:rsidRPr="00F324E9" w:rsidRDefault="00B9600C" w:rsidP="00F324E9">
      <w:pPr>
        <w:pStyle w:val="Corpotesto"/>
      </w:pPr>
      <w:r w:rsidRPr="00F324E9">
        <w:t xml:space="preserve">Gli obiettivi dei due sistemi sono pressoché simili. </w:t>
      </w:r>
      <w:proofErr w:type="gramStart"/>
      <w:r w:rsidRPr="00F324E9">
        <w:t>Infatti</w:t>
      </w:r>
      <w:proofErr w:type="gramEnd"/>
      <w:r w:rsidRPr="00F324E9">
        <w:t xml:space="preserve"> entrambi avranno un’interfaccia semplice ed intuitiva, avranno un modello di ricetta da far compilare all’utente ed entrambi dovranno gestire la sua condivisione. L’aspetto che differenzia in particolar modo i due siti è la modalità di condivisione. </w:t>
      </w:r>
      <w:proofErr w:type="spellStart"/>
      <w:r w:rsidRPr="00F324E9">
        <w:t>Canva</w:t>
      </w:r>
      <w:proofErr w:type="spellEnd"/>
      <w:r w:rsidRPr="00F324E9">
        <w:t xml:space="preserve"> permette di condividere la ricetta solo sui social, mentre il RecipeManager sarà dotato di una bacheca pubblica </w:t>
      </w:r>
      <w:r w:rsidR="00625723" w:rsidRPr="00F324E9">
        <w:t xml:space="preserve">che </w:t>
      </w:r>
      <w:r w:rsidRPr="00F324E9">
        <w:t>ogni utente, registrato o non, potrà visualizzare.</w:t>
      </w:r>
    </w:p>
    <w:p w:rsidR="00B9600C" w:rsidRPr="00C86AE9" w:rsidRDefault="00B9600C" w:rsidP="00C86AE9">
      <w:pPr>
        <w:rPr>
          <w:rFonts w:ascii="Arial" w:hAnsi="Arial" w:cs="Arial"/>
          <w:b/>
          <w:sz w:val="28"/>
          <w:szCs w:val="28"/>
        </w:rPr>
      </w:pPr>
    </w:p>
    <w:p w:rsidR="00D54C3F" w:rsidRPr="00F324E9" w:rsidRDefault="009C1793" w:rsidP="00F324E9">
      <w:pPr>
        <w:pStyle w:val="Titolo2"/>
        <w:rPr>
          <w:b/>
          <w:bCs/>
          <w:color w:val="8EAADB" w:themeColor="accent1" w:themeTint="99"/>
          <w:sz w:val="44"/>
          <w:szCs w:val="44"/>
        </w:rPr>
      </w:pPr>
      <w:bookmarkStart w:id="32" w:name="_Toc32069524"/>
      <w:r w:rsidRPr="00F324E9">
        <w:rPr>
          <w:b/>
          <w:bCs/>
          <w:color w:val="8EAADB" w:themeColor="accent1" w:themeTint="99"/>
          <w:sz w:val="44"/>
          <w:szCs w:val="44"/>
        </w:rPr>
        <w:t>Architettura software proposta</w:t>
      </w:r>
      <w:bookmarkEnd w:id="32"/>
    </w:p>
    <w:p w:rsidR="00C86AE9" w:rsidRPr="00F324E9" w:rsidRDefault="009C1793" w:rsidP="00F324E9">
      <w:pPr>
        <w:pStyle w:val="Titolo3"/>
        <w:rPr>
          <w:b/>
          <w:bCs/>
          <w:color w:val="8EAADB" w:themeColor="accent1" w:themeTint="99"/>
          <w:sz w:val="28"/>
          <w:szCs w:val="28"/>
        </w:rPr>
      </w:pPr>
      <w:bookmarkStart w:id="33" w:name="_Toc32069525"/>
      <w:r w:rsidRPr="00F324E9">
        <w:rPr>
          <w:b/>
          <w:bCs/>
          <w:color w:val="8EAADB" w:themeColor="accent1" w:themeTint="99"/>
          <w:sz w:val="28"/>
          <w:szCs w:val="28"/>
        </w:rPr>
        <w:t>Panoramic</w:t>
      </w:r>
      <w:r w:rsidR="00C86AE9" w:rsidRPr="00F324E9">
        <w:rPr>
          <w:b/>
          <w:bCs/>
          <w:color w:val="8EAADB" w:themeColor="accent1" w:themeTint="99"/>
          <w:sz w:val="28"/>
          <w:szCs w:val="28"/>
        </w:rPr>
        <w:t>a</w:t>
      </w:r>
      <w:bookmarkEnd w:id="33"/>
    </w:p>
    <w:p w:rsidR="007C1593"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 xml:space="preserve">Nello sviluppo del nostro sistema utilizzeremo un’architettura di tipo MVC. IL pattern Model-View-Controller prevede che il software venga diviso in tre parti ognuna delle quali ha un compito diverso. In particolare: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lastRenderedPageBreak/>
        <w:t xml:space="preserve">il model si occupa di gestire i dati e quindi sarà responsabile dell’interazione con il database sottostante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la view si occupa di curare l’interazione con l’utente e quindi avrà il compito di gestire la formattazione dei dati che verranno visualizzati. </w:t>
      </w:r>
    </w:p>
    <w:p w:rsidR="007C1593" w:rsidRPr="00F324E9" w:rsidRDefault="007C1593" w:rsidP="00F324E9">
      <w:pPr>
        <w:pStyle w:val="Paragrafoelenco"/>
        <w:numPr>
          <w:ilvl w:val="0"/>
          <w:numId w:val="8"/>
        </w:numPr>
        <w:jc w:val="both"/>
        <w:rPr>
          <w:rFonts w:asciiTheme="majorHAnsi" w:hAnsiTheme="majorHAnsi" w:cstheme="majorHAnsi"/>
          <w:sz w:val="28"/>
          <w:szCs w:val="28"/>
        </w:rPr>
      </w:pPr>
      <w:r w:rsidRPr="00F324E9">
        <w:rPr>
          <w:rFonts w:asciiTheme="majorHAnsi" w:hAnsiTheme="majorHAnsi" w:cstheme="majorHAnsi"/>
          <w:sz w:val="28"/>
          <w:szCs w:val="28"/>
        </w:rPr>
        <w:t xml:space="preserve">Il controller dopo aver ricevuto i comandi forniti dall’utente si occuperà di elaborare i dati, passarli al model se necessario e inviare la risposta al view appropriato. </w:t>
      </w:r>
    </w:p>
    <w:p w:rsidR="007C1593" w:rsidRPr="00F324E9" w:rsidRDefault="007C1593" w:rsidP="00F324E9">
      <w:pPr>
        <w:pStyle w:val="Rientrocorpodeltesto"/>
      </w:pPr>
      <w:r w:rsidRPr="00F324E9">
        <w:t xml:space="preserve">L’utilizzo del modello MVC comporta numerosi vantaggi tra i quali ricordiamo la possibilità di suddividere il lavoro più facilmente tra i vari componenti del team e la maggiore agilità negli interventi di manutenzione. Infatti, l’utilizzo di un modello e di regole standard facilita la comprensione anche chi non ha inizialmente lavorato su quel sottosistema. </w:t>
      </w:r>
    </w:p>
    <w:p w:rsidR="0038663C" w:rsidRPr="00F324E9" w:rsidRDefault="007C1593" w:rsidP="00F324E9">
      <w:pPr>
        <w:ind w:left="360"/>
        <w:jc w:val="both"/>
        <w:rPr>
          <w:rFonts w:asciiTheme="majorHAnsi" w:hAnsiTheme="majorHAnsi" w:cstheme="majorHAnsi"/>
          <w:sz w:val="28"/>
          <w:szCs w:val="28"/>
        </w:rPr>
      </w:pPr>
      <w:r w:rsidRPr="00F324E9">
        <w:rPr>
          <w:rFonts w:asciiTheme="majorHAnsi" w:hAnsiTheme="majorHAnsi" w:cstheme="majorHAnsi"/>
          <w:sz w:val="28"/>
          <w:szCs w:val="28"/>
        </w:rPr>
        <w:t>All’interno del nostro sistema il model verrà realizzato utilizzando classi Java appropriate, la parte di view verrà implementata utilizzando pagine HTML e JavaScript</w:t>
      </w:r>
      <w:r w:rsidR="00D22B22" w:rsidRPr="00F324E9">
        <w:rPr>
          <w:rFonts w:asciiTheme="majorHAnsi" w:hAnsiTheme="majorHAnsi" w:cstheme="majorHAnsi"/>
          <w:sz w:val="28"/>
          <w:szCs w:val="28"/>
        </w:rPr>
        <w:t>,</w:t>
      </w:r>
      <w:r w:rsidRPr="00F324E9">
        <w:rPr>
          <w:rFonts w:asciiTheme="majorHAnsi" w:hAnsiTheme="majorHAnsi" w:cstheme="majorHAnsi"/>
          <w:sz w:val="28"/>
          <w:szCs w:val="28"/>
        </w:rPr>
        <w:t xml:space="preserve"> i control saranno realizzati tramite Servlet.</w:t>
      </w:r>
    </w:p>
    <w:p w:rsidR="00C86AE9" w:rsidRPr="00C70544" w:rsidRDefault="009C1793" w:rsidP="00C70544">
      <w:pPr>
        <w:pStyle w:val="Titolo2"/>
        <w:rPr>
          <w:b/>
          <w:bCs/>
          <w:sz w:val="44"/>
          <w:szCs w:val="44"/>
        </w:rPr>
      </w:pPr>
      <w:bookmarkStart w:id="34" w:name="_Toc32069526"/>
      <w:r w:rsidRPr="00C70544">
        <w:rPr>
          <w:b/>
          <w:bCs/>
          <w:sz w:val="44"/>
          <w:szCs w:val="44"/>
        </w:rPr>
        <w:t>Decomposizione dei sottosistemi</w:t>
      </w:r>
      <w:bookmarkEnd w:id="34"/>
    </w:p>
    <w:p w:rsidR="007C1593" w:rsidRPr="00F324E9" w:rsidRDefault="007C1593" w:rsidP="00F324E9">
      <w:pPr>
        <w:pStyle w:val="Rientrocorpodeltesto2"/>
      </w:pPr>
      <w:r w:rsidRPr="00F324E9">
        <w:t xml:space="preserve">Per realizzare il sistema è stata usata un’architettura </w:t>
      </w:r>
      <w:proofErr w:type="spellStart"/>
      <w:r w:rsidRPr="00F324E9">
        <w:t>three-tier</w:t>
      </w:r>
      <w:proofErr w:type="spellEnd"/>
      <w:r w:rsidRPr="00F324E9">
        <w:t xml:space="preserve">. Questo è un caso particolare di un’architettura multi </w:t>
      </w:r>
      <w:proofErr w:type="spellStart"/>
      <w:r w:rsidRPr="00F324E9">
        <w:t>tier</w:t>
      </w:r>
      <w:proofErr w:type="spellEnd"/>
      <w:r w:rsidRPr="00F324E9">
        <w:t xml:space="preserve"> in cui la logica dell’applicazione viene suddivisa in tre </w:t>
      </w:r>
      <w:proofErr w:type="spellStart"/>
      <w:r w:rsidRPr="00F324E9">
        <w:t>layer</w:t>
      </w:r>
      <w:proofErr w:type="spellEnd"/>
      <w:r w:rsidRPr="00F324E9">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Presentation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dalle interfacce grafiche e in particolare dai </w:t>
      </w:r>
      <w:proofErr w:type="spellStart"/>
      <w:r w:rsidRPr="00F324E9">
        <w:rPr>
          <w:rFonts w:asciiTheme="majorHAnsi" w:hAnsiTheme="majorHAnsi" w:cstheme="majorHAnsi"/>
          <w:iCs/>
          <w:color w:val="111111"/>
          <w:sz w:val="28"/>
          <w:szCs w:val="28"/>
          <w:shd w:val="clear" w:color="auto" w:fill="FFFFFF"/>
        </w:rPr>
        <w:t>boundary</w:t>
      </w:r>
      <w:proofErr w:type="spellEnd"/>
      <w:r w:rsidRPr="00F324E9">
        <w:rPr>
          <w:rFonts w:asciiTheme="majorHAnsi" w:hAnsiTheme="majorHAnsi" w:cstheme="majorHAnsi"/>
          <w:iCs/>
          <w:color w:val="111111"/>
          <w:sz w:val="28"/>
          <w:szCs w:val="28"/>
          <w:shd w:val="clear" w:color="auto" w:fill="FFFFFF"/>
        </w:rPr>
        <w:t xml:space="preserve"> object come le form che vengono compilate dall</w:t>
      </w:r>
      <w:r w:rsidR="00625723"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xml:space="preserve">utente.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Application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 xml:space="preserve">ayer: composto dagli oggetti che di occupano della gestione del controllo, dell’elaborazione dati e di notificare i cambiamenti al </w:t>
      </w:r>
      <w:proofErr w:type="spellStart"/>
      <w:r w:rsidRPr="00F324E9">
        <w:rPr>
          <w:rFonts w:asciiTheme="majorHAnsi" w:hAnsiTheme="majorHAnsi" w:cstheme="majorHAnsi"/>
          <w:iCs/>
          <w:color w:val="111111"/>
          <w:sz w:val="28"/>
          <w:szCs w:val="28"/>
          <w:shd w:val="clear" w:color="auto" w:fill="FFFFFF"/>
        </w:rPr>
        <w:t>presentation</w:t>
      </w:r>
      <w:proofErr w:type="spellEnd"/>
      <w:r w:rsidRPr="00F324E9">
        <w:rPr>
          <w:rFonts w:asciiTheme="majorHAnsi" w:hAnsiTheme="majorHAnsi" w:cstheme="majorHAnsi"/>
          <w:iCs/>
          <w:color w:val="111111"/>
          <w:sz w:val="28"/>
          <w:szCs w:val="28"/>
          <w:shd w:val="clear" w:color="auto" w:fill="FFFFFF"/>
        </w:rPr>
        <w:t xml:space="preserv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Questo strato interagisce con il database sottostante tramite lo storage </w:t>
      </w:r>
      <w:proofErr w:type="spellStart"/>
      <w:r w:rsidRPr="00F324E9">
        <w:rPr>
          <w:rFonts w:asciiTheme="majorHAnsi" w:hAnsiTheme="majorHAnsi" w:cstheme="majorHAnsi"/>
          <w:iCs/>
          <w:color w:val="111111"/>
          <w:sz w:val="28"/>
          <w:szCs w:val="28"/>
          <w:shd w:val="clear" w:color="auto" w:fill="FFFFFF"/>
        </w:rPr>
        <w:t>layer</w:t>
      </w:r>
      <w:proofErr w:type="spellEnd"/>
      <w:r w:rsidRPr="00F324E9">
        <w:rPr>
          <w:rFonts w:asciiTheme="majorHAnsi" w:hAnsiTheme="majorHAnsi" w:cstheme="majorHAnsi"/>
          <w:iCs/>
          <w:color w:val="111111"/>
          <w:sz w:val="28"/>
          <w:szCs w:val="28"/>
          <w:shd w:val="clear" w:color="auto" w:fill="FFFFFF"/>
        </w:rPr>
        <w:t xml:space="preserve">. </w:t>
      </w:r>
    </w:p>
    <w:p w:rsidR="007C1593"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 xml:space="preserve">• Storage </w:t>
      </w:r>
      <w:r w:rsidR="005F0CB7" w:rsidRPr="00F324E9">
        <w:rPr>
          <w:rFonts w:asciiTheme="majorHAnsi" w:hAnsiTheme="majorHAnsi" w:cstheme="majorHAnsi"/>
          <w:iCs/>
          <w:color w:val="111111"/>
          <w:sz w:val="28"/>
          <w:szCs w:val="28"/>
          <w:shd w:val="clear" w:color="auto" w:fill="FFFFFF"/>
        </w:rPr>
        <w:t>L</w:t>
      </w:r>
      <w:r w:rsidRPr="00F324E9">
        <w:rPr>
          <w:rFonts w:asciiTheme="majorHAnsi" w:hAnsiTheme="majorHAnsi" w:cstheme="majorHAnsi"/>
          <w:iCs/>
          <w:color w:val="111111"/>
          <w:sz w:val="28"/>
          <w:szCs w:val="28"/>
          <w:shd w:val="clear" w:color="auto" w:fill="FFFFFF"/>
        </w:rPr>
        <w:t>ayer: si occupa della memorizzazione dei dati persistenti e del loro recupero dal database ad esempio eseguendo delle query.</w:t>
      </w:r>
    </w:p>
    <w:p w:rsidR="00CC2E78" w:rsidRPr="00F324E9" w:rsidRDefault="007C1593"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D</w:t>
      </w:r>
      <w:r w:rsidR="00581E23" w:rsidRPr="00F324E9">
        <w:rPr>
          <w:rFonts w:asciiTheme="majorHAnsi" w:hAnsiTheme="majorHAnsi" w:cstheme="majorHAnsi"/>
          <w:iCs/>
          <w:color w:val="111111"/>
          <w:sz w:val="28"/>
          <w:szCs w:val="28"/>
          <w:shd w:val="clear" w:color="auto" w:fill="FFFFFF"/>
        </w:rPr>
        <w:t xml:space="preserve">urante la fase di analisi dei requisiti effettuata </w:t>
      </w:r>
      <w:r w:rsidR="00213A66" w:rsidRPr="00F324E9">
        <w:rPr>
          <w:rFonts w:asciiTheme="majorHAnsi" w:hAnsiTheme="majorHAnsi" w:cstheme="majorHAnsi"/>
          <w:iCs/>
          <w:color w:val="111111"/>
          <w:sz w:val="28"/>
          <w:szCs w:val="28"/>
          <w:shd w:val="clear" w:color="auto" w:fill="FFFFFF"/>
        </w:rPr>
        <w:t xml:space="preserve">nel RAD, abbiamo individuato un insieme di oggetti, e quindi di classi, che componevano il sistema. Ora però bisogna raggruppare queste classi in diversi sottosistemi, ognuno con il suo scopo. </w:t>
      </w:r>
    </w:p>
    <w:p w:rsidR="005F0CB7" w:rsidRPr="00F324E9" w:rsidRDefault="005F0CB7"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Nel Presentation Layer sono presenti 3 sottosistemi</w:t>
      </w: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 xml:space="preserve">Sottosistema Utente: include tutte le interfacce grafiche che gli permettono di effettuare l’accesso, visualizzare la pagina personale </w:t>
      </w:r>
      <w:r w:rsidRPr="00F324E9">
        <w:rPr>
          <w:rFonts w:asciiTheme="majorHAnsi" w:hAnsiTheme="majorHAnsi" w:cstheme="majorHAnsi"/>
          <w:iCs/>
          <w:color w:val="111111"/>
          <w:sz w:val="32"/>
          <w:szCs w:val="32"/>
          <w:shd w:val="clear" w:color="auto" w:fill="FFFFFF"/>
        </w:rPr>
        <w:lastRenderedPageBreak/>
        <w:t>e commentare le ricette. Nella sua area personale può, inoltre, creare, modificare o eliminare una ricetta personale</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Amministratore: sono presenti tutte le interfacce grafiche utili alla gestione e alla moderazione degli aspetti del sistema. Nella sua area personale può aggiungere una categoria o ruolo, mentre nelle pagine delle ricette può moderare i commenti.</w:t>
      </w:r>
    </w:p>
    <w:p w:rsidR="008D76AA" w:rsidRPr="00F324E9" w:rsidRDefault="008D76AA" w:rsidP="00F324E9">
      <w:pPr>
        <w:ind w:left="360"/>
        <w:jc w:val="both"/>
        <w:rPr>
          <w:rFonts w:asciiTheme="majorHAnsi" w:hAnsiTheme="majorHAnsi" w:cstheme="majorHAnsi"/>
          <w:iCs/>
          <w:color w:val="111111"/>
          <w:sz w:val="32"/>
          <w:szCs w:val="32"/>
          <w:shd w:val="clear" w:color="auto" w:fill="FFFFFF"/>
        </w:rPr>
      </w:pPr>
    </w:p>
    <w:p w:rsidR="008D76AA" w:rsidRPr="00F324E9" w:rsidRDefault="008D76AA" w:rsidP="00F324E9">
      <w:pPr>
        <w:pStyle w:val="Paragrafoelenco"/>
        <w:numPr>
          <w:ilvl w:val="0"/>
          <w:numId w:val="19"/>
        </w:numPr>
        <w:jc w:val="both"/>
        <w:rPr>
          <w:rFonts w:asciiTheme="majorHAnsi" w:hAnsiTheme="majorHAnsi" w:cstheme="majorHAnsi"/>
          <w:iCs/>
          <w:color w:val="111111"/>
          <w:sz w:val="32"/>
          <w:szCs w:val="32"/>
          <w:shd w:val="clear" w:color="auto" w:fill="FFFFFF"/>
        </w:rPr>
      </w:pPr>
      <w:r w:rsidRPr="00F324E9">
        <w:rPr>
          <w:rFonts w:asciiTheme="majorHAnsi" w:hAnsiTheme="majorHAnsi" w:cstheme="majorHAnsi"/>
          <w:iCs/>
          <w:color w:val="111111"/>
          <w:sz w:val="32"/>
          <w:szCs w:val="32"/>
          <w:shd w:val="clear" w:color="auto" w:fill="FFFFFF"/>
        </w:rPr>
        <w:t>Sottosistema Utente non Registrato: include tutte le interfacce grafiche che permettono ad un utente non registrato di registrarsi o di visionare la lista completa delle ricette pubbliche.</w:t>
      </w:r>
    </w:p>
    <w:p w:rsidR="008D76AA" w:rsidRPr="008D76AA" w:rsidRDefault="008D76AA" w:rsidP="008D76AA">
      <w:pPr>
        <w:pStyle w:val="Paragrafoelenco"/>
        <w:rPr>
          <w:rFonts w:ascii="Arial" w:hAnsi="Arial" w:cs="Arial"/>
          <w:iCs/>
          <w:color w:val="111111"/>
          <w:shd w:val="clear" w:color="auto" w:fill="FFFFFF"/>
        </w:rPr>
      </w:pPr>
    </w:p>
    <w:p w:rsidR="008D76AA" w:rsidRPr="008D76AA" w:rsidRDefault="008D76AA" w:rsidP="008D76AA">
      <w:pPr>
        <w:pStyle w:val="Paragrafoelenco"/>
        <w:ind w:left="1080"/>
        <w:rPr>
          <w:rFonts w:ascii="Arial" w:hAnsi="Arial" w:cs="Arial"/>
          <w:iCs/>
          <w:color w:val="111111"/>
          <w:shd w:val="clear" w:color="auto" w:fill="FFFFFF"/>
        </w:rPr>
      </w:pPr>
    </w:p>
    <w:p w:rsidR="00213A66" w:rsidRPr="00F324E9" w:rsidRDefault="00213A66" w:rsidP="00F324E9">
      <w:pPr>
        <w:ind w:left="360"/>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highlight w:val="yellow"/>
          <w:shd w:val="clear" w:color="auto" w:fill="FFFFFF"/>
        </w:rPr>
        <w:t>I tre principali sottosistemi individuati</w:t>
      </w:r>
      <w:r w:rsidR="005F0CB7" w:rsidRPr="00F324E9">
        <w:rPr>
          <w:rFonts w:asciiTheme="majorHAnsi" w:hAnsiTheme="majorHAnsi" w:cstheme="majorHAnsi"/>
          <w:iCs/>
          <w:color w:val="111111"/>
          <w:sz w:val="28"/>
          <w:szCs w:val="28"/>
          <w:highlight w:val="yellow"/>
          <w:shd w:val="clear" w:color="auto" w:fill="FFFFFF"/>
        </w:rPr>
        <w:t xml:space="preserve"> nell’Application Layer</w:t>
      </w:r>
      <w:r w:rsidRPr="00F324E9">
        <w:rPr>
          <w:rFonts w:asciiTheme="majorHAnsi" w:hAnsiTheme="majorHAnsi" w:cstheme="majorHAnsi"/>
          <w:iCs/>
          <w:color w:val="111111"/>
          <w:sz w:val="28"/>
          <w:szCs w:val="28"/>
          <w:highlight w:val="yellow"/>
          <w:shd w:val="clear" w:color="auto" w:fill="FFFFFF"/>
        </w:rPr>
        <w:t xml:space="preserve"> sono:</w:t>
      </w:r>
    </w:p>
    <w:p w:rsidR="00796A6E"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Ricetta: qui sono presenti tutte le classi che servono a comporre, nella maniera più completa possibile, una ricetta. Sono comprese infatti le classi “ricetta”, “categorie” e “ingredienti”, in quanto ogni ricetta dovrà necessariamente appartenere ad una categoria e dovrà avere una serie di ingredienti per consentirne la preparazione.</w:t>
      </w: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213A66"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Pr="00F324E9">
        <w:rPr>
          <w:rFonts w:asciiTheme="majorHAnsi" w:hAnsiTheme="majorHAnsi" w:cstheme="majorHAnsi"/>
          <w:iCs/>
          <w:color w:val="111111"/>
          <w:sz w:val="28"/>
          <w:szCs w:val="28"/>
          <w:shd w:val="clear" w:color="auto" w:fill="FFFFFF"/>
        </w:rPr>
        <w:t xml:space="preserve">Utente: questo sottosistema </w:t>
      </w:r>
      <w:r w:rsidR="00641372" w:rsidRPr="00F324E9">
        <w:rPr>
          <w:rFonts w:asciiTheme="majorHAnsi" w:hAnsiTheme="majorHAnsi" w:cstheme="majorHAnsi"/>
          <w:iCs/>
          <w:color w:val="111111"/>
          <w:sz w:val="28"/>
          <w:szCs w:val="28"/>
          <w:shd w:val="clear" w:color="auto" w:fill="FFFFFF"/>
        </w:rPr>
        <w:t>ha la responsabilità</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di</w:t>
      </w:r>
      <w:r w:rsidRPr="00F324E9">
        <w:rPr>
          <w:rFonts w:asciiTheme="majorHAnsi" w:hAnsiTheme="majorHAnsi" w:cstheme="majorHAnsi"/>
          <w:iCs/>
          <w:color w:val="111111"/>
          <w:sz w:val="28"/>
          <w:szCs w:val="28"/>
          <w:shd w:val="clear" w:color="auto" w:fill="FFFFFF"/>
        </w:rPr>
        <w:t xml:space="preserve"> crea</w:t>
      </w:r>
      <w:r w:rsidR="00641372" w:rsidRPr="00F324E9">
        <w:rPr>
          <w:rFonts w:asciiTheme="majorHAnsi" w:hAnsiTheme="majorHAnsi" w:cstheme="majorHAnsi"/>
          <w:iCs/>
          <w:color w:val="111111"/>
          <w:sz w:val="28"/>
          <w:szCs w:val="28"/>
          <w:shd w:val="clear" w:color="auto" w:fill="FFFFFF"/>
        </w:rPr>
        <w:t>re</w:t>
      </w:r>
      <w:r w:rsidRPr="00F324E9">
        <w:rPr>
          <w:rFonts w:asciiTheme="majorHAnsi" w:hAnsiTheme="majorHAnsi" w:cstheme="majorHAnsi"/>
          <w:iCs/>
          <w:color w:val="111111"/>
          <w:sz w:val="28"/>
          <w:szCs w:val="28"/>
          <w:shd w:val="clear" w:color="auto" w:fill="FFFFFF"/>
        </w:rPr>
        <w:t xml:space="preserve"> e </w:t>
      </w:r>
      <w:r w:rsidR="00641372" w:rsidRPr="00F324E9">
        <w:rPr>
          <w:rFonts w:asciiTheme="majorHAnsi" w:hAnsiTheme="majorHAnsi" w:cstheme="majorHAnsi"/>
          <w:iCs/>
          <w:color w:val="111111"/>
          <w:sz w:val="28"/>
          <w:szCs w:val="28"/>
          <w:shd w:val="clear" w:color="auto" w:fill="FFFFFF"/>
        </w:rPr>
        <w:t>gestire</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 xml:space="preserve">tutti gli </w:t>
      </w:r>
      <w:r w:rsidRPr="00F324E9">
        <w:rPr>
          <w:rFonts w:asciiTheme="majorHAnsi" w:hAnsiTheme="majorHAnsi" w:cstheme="majorHAnsi"/>
          <w:iCs/>
          <w:color w:val="111111"/>
          <w:sz w:val="28"/>
          <w:szCs w:val="28"/>
          <w:shd w:val="clear" w:color="auto" w:fill="FFFFFF"/>
        </w:rPr>
        <w:t>utent</w:t>
      </w:r>
      <w:r w:rsidR="00641372" w:rsidRPr="00F324E9">
        <w:rPr>
          <w:rFonts w:asciiTheme="majorHAnsi" w:hAnsiTheme="majorHAnsi" w:cstheme="majorHAnsi"/>
          <w:iCs/>
          <w:color w:val="111111"/>
          <w:sz w:val="28"/>
          <w:szCs w:val="28"/>
          <w:shd w:val="clear" w:color="auto" w:fill="FFFFFF"/>
        </w:rPr>
        <w:t>i del sito ed è caratterizzato</w:t>
      </w:r>
      <w:r w:rsidRPr="00F324E9">
        <w:rPr>
          <w:rFonts w:asciiTheme="majorHAnsi" w:hAnsiTheme="majorHAnsi" w:cstheme="majorHAnsi"/>
          <w:iCs/>
          <w:color w:val="111111"/>
          <w:sz w:val="28"/>
          <w:szCs w:val="28"/>
          <w:shd w:val="clear" w:color="auto" w:fill="FFFFFF"/>
        </w:rPr>
        <w:t xml:space="preserve"> </w:t>
      </w:r>
      <w:r w:rsidR="00641372" w:rsidRPr="00F324E9">
        <w:rPr>
          <w:rFonts w:asciiTheme="majorHAnsi" w:hAnsiTheme="majorHAnsi" w:cstheme="majorHAnsi"/>
          <w:iCs/>
          <w:color w:val="111111"/>
          <w:sz w:val="28"/>
          <w:szCs w:val="28"/>
          <w:shd w:val="clear" w:color="auto" w:fill="FFFFFF"/>
        </w:rPr>
        <w:t>dal</w:t>
      </w:r>
      <w:r w:rsidRPr="00F324E9">
        <w:rPr>
          <w:rFonts w:asciiTheme="majorHAnsi" w:hAnsiTheme="majorHAnsi" w:cstheme="majorHAnsi"/>
          <w:iCs/>
          <w:color w:val="111111"/>
          <w:sz w:val="28"/>
          <w:szCs w:val="28"/>
          <w:shd w:val="clear" w:color="auto" w:fill="FFFFFF"/>
        </w:rPr>
        <w:t>l</w:t>
      </w:r>
      <w:r w:rsidR="00641372" w:rsidRPr="00F324E9">
        <w:rPr>
          <w:rFonts w:asciiTheme="majorHAnsi" w:hAnsiTheme="majorHAnsi" w:cstheme="majorHAnsi"/>
          <w:iCs/>
          <w:color w:val="111111"/>
          <w:sz w:val="28"/>
          <w:szCs w:val="28"/>
          <w:shd w:val="clear" w:color="auto" w:fill="FFFFFF"/>
        </w:rPr>
        <w:t>e</w:t>
      </w:r>
      <w:r w:rsidRPr="00F324E9">
        <w:rPr>
          <w:rFonts w:asciiTheme="majorHAnsi" w:hAnsiTheme="majorHAnsi" w:cstheme="majorHAnsi"/>
          <w:iCs/>
          <w:color w:val="111111"/>
          <w:sz w:val="28"/>
          <w:szCs w:val="28"/>
          <w:shd w:val="clear" w:color="auto" w:fill="FFFFFF"/>
        </w:rPr>
        <w:t xml:space="preserve"> classi “utente” e “ruolo</w:t>
      </w:r>
      <w:r w:rsidR="00BD5F82" w:rsidRPr="00F324E9">
        <w:rPr>
          <w:rFonts w:asciiTheme="majorHAnsi" w:hAnsiTheme="majorHAnsi" w:cstheme="majorHAnsi"/>
          <w:iCs/>
          <w:color w:val="111111"/>
          <w:sz w:val="28"/>
          <w:szCs w:val="28"/>
          <w:shd w:val="clear" w:color="auto" w:fill="FFFFFF"/>
        </w:rPr>
        <w:t>”</w:t>
      </w:r>
      <w:r w:rsidRPr="00F324E9">
        <w:rPr>
          <w:rFonts w:asciiTheme="majorHAnsi" w:hAnsiTheme="majorHAnsi" w:cstheme="majorHAnsi"/>
          <w:iCs/>
          <w:color w:val="111111"/>
          <w:sz w:val="28"/>
          <w:szCs w:val="28"/>
          <w:shd w:val="clear" w:color="auto" w:fill="FFFFFF"/>
        </w:rPr>
        <w:t>. La classe ruolo è fondamentale, in quanto consente al sistema di permettere l’accesso a quell’utente a determinate sezioni del sito.</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796A6E" w:rsidRPr="00F324E9" w:rsidRDefault="00796A6E" w:rsidP="00F324E9">
      <w:pPr>
        <w:pStyle w:val="Paragrafoelenco"/>
        <w:ind w:left="1080"/>
        <w:jc w:val="both"/>
        <w:rPr>
          <w:rFonts w:asciiTheme="majorHAnsi" w:hAnsiTheme="majorHAnsi" w:cstheme="majorHAnsi"/>
          <w:iCs/>
          <w:color w:val="111111"/>
          <w:sz w:val="28"/>
          <w:szCs w:val="28"/>
          <w:shd w:val="clear" w:color="auto" w:fill="FFFFFF"/>
        </w:rPr>
      </w:pPr>
    </w:p>
    <w:p w:rsidR="00D0328B" w:rsidRPr="00F324E9" w:rsidRDefault="00213A66" w:rsidP="00F324E9">
      <w:pPr>
        <w:pStyle w:val="Paragrafoelenco"/>
        <w:numPr>
          <w:ilvl w:val="0"/>
          <w:numId w:val="7"/>
        </w:numPr>
        <w:jc w:val="both"/>
        <w:rPr>
          <w:rFonts w:asciiTheme="majorHAnsi" w:hAnsiTheme="majorHAnsi" w:cstheme="majorHAnsi"/>
          <w:iCs/>
          <w:color w:val="111111"/>
          <w:sz w:val="28"/>
          <w:szCs w:val="28"/>
          <w:shd w:val="clear" w:color="auto" w:fill="FFFFFF"/>
        </w:rPr>
      </w:pPr>
      <w:r w:rsidRPr="00F324E9">
        <w:rPr>
          <w:rFonts w:asciiTheme="majorHAnsi" w:hAnsiTheme="majorHAnsi" w:cstheme="majorHAnsi"/>
          <w:iCs/>
          <w:color w:val="111111"/>
          <w:sz w:val="28"/>
          <w:szCs w:val="28"/>
          <w:shd w:val="clear" w:color="auto" w:fill="FFFFFF"/>
        </w:rPr>
        <w:t>Sottosistema</w:t>
      </w:r>
      <w:r w:rsidR="001C2457" w:rsidRPr="00F324E9">
        <w:rPr>
          <w:rFonts w:asciiTheme="majorHAnsi" w:hAnsiTheme="majorHAnsi" w:cstheme="majorHAnsi"/>
          <w:iCs/>
          <w:color w:val="111111"/>
          <w:sz w:val="28"/>
          <w:szCs w:val="28"/>
          <w:shd w:val="clear" w:color="auto" w:fill="FFFFFF"/>
        </w:rPr>
        <w:t xml:space="preserve"> </w:t>
      </w:r>
      <w:r w:rsidR="000371FF" w:rsidRPr="00F324E9">
        <w:rPr>
          <w:rFonts w:asciiTheme="majorHAnsi" w:hAnsiTheme="majorHAnsi" w:cstheme="majorHAnsi"/>
          <w:iCs/>
          <w:color w:val="111111"/>
          <w:sz w:val="28"/>
          <w:szCs w:val="28"/>
          <w:shd w:val="clear" w:color="auto" w:fill="FFFFFF"/>
        </w:rPr>
        <w:t>Amministrazione</w:t>
      </w:r>
      <w:r w:rsidRPr="00F324E9">
        <w:rPr>
          <w:rFonts w:asciiTheme="majorHAnsi" w:hAnsiTheme="majorHAnsi" w:cstheme="majorHAnsi"/>
          <w:iCs/>
          <w:color w:val="111111"/>
          <w:sz w:val="28"/>
          <w:szCs w:val="28"/>
          <w:shd w:val="clear" w:color="auto" w:fill="FFFFFF"/>
        </w:rPr>
        <w:t xml:space="preserve">: nel </w:t>
      </w:r>
      <w:r w:rsidR="000371FF" w:rsidRPr="00F324E9">
        <w:rPr>
          <w:rFonts w:asciiTheme="majorHAnsi" w:hAnsiTheme="majorHAnsi" w:cstheme="majorHAnsi"/>
          <w:iCs/>
          <w:color w:val="111111"/>
          <w:sz w:val="28"/>
          <w:szCs w:val="28"/>
          <w:shd w:val="clear" w:color="auto" w:fill="FFFFFF"/>
        </w:rPr>
        <w:t xml:space="preserve">sottosistema amministrazione sono </w:t>
      </w:r>
      <w:r w:rsidR="00F324E9">
        <w:rPr>
          <w:rFonts w:asciiTheme="majorHAnsi" w:hAnsiTheme="majorHAnsi" w:cstheme="majorHAnsi"/>
          <w:iCs/>
          <w:color w:val="111111"/>
          <w:sz w:val="28"/>
          <w:szCs w:val="28"/>
          <w:shd w:val="clear" w:color="auto" w:fill="FFFFFF"/>
        </w:rPr>
        <w:t>–</w:t>
      </w:r>
      <w:r w:rsidR="000371FF" w:rsidRPr="00F324E9">
        <w:rPr>
          <w:rFonts w:asciiTheme="majorHAnsi" w:hAnsiTheme="majorHAnsi" w:cstheme="majorHAnsi"/>
          <w:iCs/>
          <w:color w:val="111111"/>
          <w:sz w:val="28"/>
          <w:szCs w:val="28"/>
          <w:shd w:val="clear" w:color="auto" w:fill="FFFFFF"/>
        </w:rPr>
        <w:t>aggiungere nuovi ruoli o nuove categorie e moderare i commenti creati dagli utenti, modificandoli o eliminandoli</w:t>
      </w:r>
      <w:r w:rsidR="00192E7B" w:rsidRPr="00F324E9">
        <w:rPr>
          <w:rFonts w:asciiTheme="majorHAnsi" w:hAnsiTheme="majorHAnsi" w:cstheme="majorHAnsi"/>
          <w:iCs/>
          <w:color w:val="111111"/>
          <w:sz w:val="28"/>
          <w:szCs w:val="28"/>
          <w:shd w:val="clear" w:color="auto" w:fill="FFFFFF"/>
        </w:rPr>
        <w:t xml:space="preserve"> </w:t>
      </w:r>
    </w:p>
    <w:p w:rsidR="00625723" w:rsidRPr="00F324E9" w:rsidRDefault="00625723" w:rsidP="00F324E9">
      <w:pPr>
        <w:pStyle w:val="Paragrafoelenco"/>
        <w:jc w:val="both"/>
        <w:rPr>
          <w:rFonts w:asciiTheme="majorHAnsi" w:hAnsiTheme="majorHAnsi" w:cstheme="majorHAnsi"/>
          <w:iCs/>
          <w:color w:val="111111"/>
          <w:sz w:val="28"/>
          <w:szCs w:val="28"/>
          <w:shd w:val="clear" w:color="auto" w:fill="FFFFFF"/>
        </w:rPr>
      </w:pPr>
    </w:p>
    <w:p w:rsidR="00D0328B" w:rsidRDefault="00D0328B"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Default="00F324E9" w:rsidP="00D0328B">
      <w:pPr>
        <w:pStyle w:val="Paragrafoelenco"/>
        <w:rPr>
          <w:rFonts w:ascii="Arial" w:hAnsi="Arial" w:cs="Arial"/>
          <w:iCs/>
          <w:color w:val="111111"/>
          <w:shd w:val="clear" w:color="auto" w:fill="FFFFFF"/>
        </w:rPr>
      </w:pPr>
    </w:p>
    <w:p w:rsidR="00F324E9" w:rsidRPr="00D0328B" w:rsidRDefault="00F324E9" w:rsidP="00D0328B">
      <w:pPr>
        <w:pStyle w:val="Paragrafoelenco"/>
        <w:rPr>
          <w:rFonts w:ascii="Arial" w:hAnsi="Arial" w:cs="Arial"/>
          <w:iCs/>
          <w:color w:val="111111"/>
          <w:shd w:val="clear" w:color="auto" w:fill="FFFFFF"/>
        </w:rPr>
      </w:pPr>
    </w:p>
    <w:p w:rsidR="00AE2C18" w:rsidRPr="00C70544" w:rsidRDefault="00D0328B" w:rsidP="00C70544">
      <w:pPr>
        <w:pStyle w:val="Titolo3"/>
        <w:ind w:firstLine="708"/>
        <w:rPr>
          <w:b/>
          <w:bCs/>
          <w:sz w:val="28"/>
          <w:szCs w:val="28"/>
          <w:shd w:val="clear" w:color="auto" w:fill="FFFFFF"/>
        </w:rPr>
      </w:pPr>
      <w:bookmarkStart w:id="35" w:name="_Toc32069527"/>
      <w:r w:rsidRPr="00C70544">
        <w:rPr>
          <w:b/>
          <w:bCs/>
          <w:sz w:val="28"/>
          <w:szCs w:val="28"/>
          <w:shd w:val="clear" w:color="auto" w:fill="FFFFFF"/>
        </w:rPr>
        <w:t>Utente Non Registrato</w:t>
      </w:r>
      <w:bookmarkEnd w:id="35"/>
    </w:p>
    <w:p w:rsidR="00AE2C18"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6031498" cy="581596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ttosistemaUtenteNonRegistrato.png"/>
                    <pic:cNvPicPr/>
                  </pic:nvPicPr>
                  <pic:blipFill>
                    <a:blip r:embed="rId12">
                      <a:extLst>
                        <a:ext uri="{28A0092B-C50C-407E-A947-70E740481C1C}">
                          <a14:useLocalDpi xmlns:a14="http://schemas.microsoft.com/office/drawing/2010/main" val="0"/>
                        </a:ext>
                      </a:extLst>
                    </a:blip>
                    <a:stretch>
                      <a:fillRect/>
                    </a:stretch>
                  </pic:blipFill>
                  <pic:spPr>
                    <a:xfrm>
                      <a:off x="0" y="0"/>
                      <a:ext cx="6051806" cy="5835547"/>
                    </a:xfrm>
                    <a:prstGeom prst="rect">
                      <a:avLst/>
                    </a:prstGeom>
                  </pic:spPr>
                </pic:pic>
              </a:graphicData>
            </a:graphic>
          </wp:inline>
        </w:drawing>
      </w:r>
    </w:p>
    <w:p w:rsidR="0010614C" w:rsidRDefault="0010614C"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D0328B" w:rsidRPr="00C70544" w:rsidRDefault="00D0328B" w:rsidP="00C70544">
      <w:pPr>
        <w:pStyle w:val="Titolo3"/>
        <w:ind w:firstLine="708"/>
        <w:rPr>
          <w:b/>
          <w:bCs/>
          <w:sz w:val="28"/>
          <w:szCs w:val="28"/>
          <w:shd w:val="clear" w:color="auto" w:fill="FFFFFF"/>
        </w:rPr>
      </w:pPr>
      <w:bookmarkStart w:id="36" w:name="_Toc32069528"/>
      <w:r w:rsidRPr="00C70544">
        <w:rPr>
          <w:b/>
          <w:bCs/>
          <w:sz w:val="28"/>
          <w:szCs w:val="28"/>
          <w:shd w:val="clear" w:color="auto" w:fill="FFFFFF"/>
        </w:rPr>
        <w:t>Utente</w:t>
      </w:r>
      <w:bookmarkEnd w:id="36"/>
    </w:p>
    <w:p w:rsidR="00D0328B" w:rsidRDefault="00D0328B" w:rsidP="00D0328B">
      <w:pPr>
        <w:pStyle w:val="Paragrafoelenco"/>
        <w:rPr>
          <w:rFonts w:ascii="Arial" w:hAnsi="Arial" w:cs="Arial"/>
          <w:iCs/>
          <w:color w:val="111111"/>
          <w:shd w:val="clear" w:color="auto" w:fill="FFFFFF"/>
        </w:rPr>
      </w:pPr>
    </w:p>
    <w:p w:rsidR="00AE2C18" w:rsidRDefault="00AE2C18" w:rsidP="00D0328B">
      <w:pPr>
        <w:pStyle w:val="Paragrafoelenco"/>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5612955"/>
            <wp:effectExtent l="0" t="0" r="889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ttosistemaUtente.png"/>
                    <pic:cNvPicPr/>
                  </pic:nvPicPr>
                  <pic:blipFill>
                    <a:blip r:embed="rId13">
                      <a:extLst>
                        <a:ext uri="{28A0092B-C50C-407E-A947-70E740481C1C}">
                          <a14:useLocalDpi xmlns:a14="http://schemas.microsoft.com/office/drawing/2010/main" val="0"/>
                        </a:ext>
                      </a:extLst>
                    </a:blip>
                    <a:stretch>
                      <a:fillRect/>
                    </a:stretch>
                  </pic:blipFill>
                  <pic:spPr>
                    <a:xfrm>
                      <a:off x="0" y="0"/>
                      <a:ext cx="5997930" cy="5654596"/>
                    </a:xfrm>
                    <a:prstGeom prst="rect">
                      <a:avLst/>
                    </a:prstGeom>
                  </pic:spPr>
                </pic:pic>
              </a:graphicData>
            </a:graphic>
          </wp:inline>
        </w:drawing>
      </w: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Default="00C70544" w:rsidP="00D0328B">
      <w:pPr>
        <w:pStyle w:val="Paragrafoelenco"/>
        <w:rPr>
          <w:rFonts w:ascii="Arial" w:hAnsi="Arial" w:cs="Arial"/>
          <w:iCs/>
          <w:color w:val="111111"/>
          <w:shd w:val="clear" w:color="auto" w:fill="FFFFFF"/>
        </w:rPr>
      </w:pPr>
    </w:p>
    <w:p w:rsidR="00C70544" w:rsidRPr="00D0328B" w:rsidRDefault="00C70544" w:rsidP="00D0328B">
      <w:pPr>
        <w:pStyle w:val="Paragrafoelenco"/>
        <w:rPr>
          <w:rFonts w:ascii="Arial" w:hAnsi="Arial" w:cs="Arial"/>
          <w:iCs/>
          <w:color w:val="111111"/>
          <w:shd w:val="clear" w:color="auto" w:fill="FFFFFF"/>
        </w:rPr>
      </w:pPr>
    </w:p>
    <w:p w:rsidR="00D0328B" w:rsidRDefault="00D0328B"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Default="00C70544" w:rsidP="00D0328B">
      <w:pPr>
        <w:pStyle w:val="Paragrafoelenco"/>
        <w:ind w:left="1224"/>
        <w:rPr>
          <w:rFonts w:ascii="Arial" w:hAnsi="Arial" w:cs="Arial"/>
          <w:iCs/>
          <w:color w:val="111111"/>
          <w:shd w:val="clear" w:color="auto" w:fill="FFFFFF"/>
        </w:rPr>
      </w:pPr>
    </w:p>
    <w:p w:rsidR="00C70544" w:rsidRPr="00D0328B" w:rsidRDefault="00C70544" w:rsidP="00D0328B">
      <w:pPr>
        <w:pStyle w:val="Paragrafoelenco"/>
        <w:ind w:left="1224"/>
        <w:rPr>
          <w:rFonts w:ascii="Arial" w:hAnsi="Arial" w:cs="Arial"/>
          <w:iCs/>
          <w:color w:val="111111"/>
          <w:shd w:val="clear" w:color="auto" w:fill="FFFFFF"/>
        </w:rPr>
      </w:pPr>
    </w:p>
    <w:p w:rsidR="0010614C" w:rsidRPr="00C70544" w:rsidRDefault="00D0328B" w:rsidP="00C70544">
      <w:pPr>
        <w:pStyle w:val="Titolo3"/>
        <w:ind w:firstLine="708"/>
        <w:rPr>
          <w:b/>
          <w:bCs/>
          <w:color w:val="8EAADB" w:themeColor="accent1" w:themeTint="99"/>
          <w:sz w:val="28"/>
          <w:szCs w:val="28"/>
          <w:shd w:val="clear" w:color="auto" w:fill="FFFFFF"/>
        </w:rPr>
      </w:pPr>
      <w:bookmarkStart w:id="37" w:name="_Toc32069529"/>
      <w:r w:rsidRPr="00C70544">
        <w:rPr>
          <w:b/>
          <w:bCs/>
          <w:color w:val="8EAADB" w:themeColor="accent1" w:themeTint="99"/>
          <w:sz w:val="28"/>
          <w:szCs w:val="28"/>
          <w:shd w:val="clear" w:color="auto" w:fill="FFFFFF"/>
        </w:rPr>
        <w:lastRenderedPageBreak/>
        <w:t>Amministratore</w:t>
      </w:r>
      <w:bookmarkEnd w:id="37"/>
    </w:p>
    <w:p w:rsidR="0010614C"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3760" cy="6411432"/>
            <wp:effectExtent l="0" t="0" r="889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ttosistemaAmministratore.png"/>
                    <pic:cNvPicPr/>
                  </pic:nvPicPr>
                  <pic:blipFill>
                    <a:blip r:embed="rId14">
                      <a:extLst>
                        <a:ext uri="{28A0092B-C50C-407E-A947-70E740481C1C}">
                          <a14:useLocalDpi xmlns:a14="http://schemas.microsoft.com/office/drawing/2010/main" val="0"/>
                        </a:ext>
                      </a:extLst>
                    </a:blip>
                    <a:stretch>
                      <a:fillRect/>
                    </a:stretch>
                  </pic:blipFill>
                  <pic:spPr>
                    <a:xfrm>
                      <a:off x="0" y="0"/>
                      <a:ext cx="5978122" cy="6437667"/>
                    </a:xfrm>
                    <a:prstGeom prst="rect">
                      <a:avLst/>
                    </a:prstGeom>
                  </pic:spPr>
                </pic:pic>
              </a:graphicData>
            </a:graphic>
          </wp:inline>
        </w:drawing>
      </w: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Default="00C70544" w:rsidP="00AE2C18">
      <w:pPr>
        <w:ind w:left="720"/>
        <w:rPr>
          <w:rFonts w:ascii="Arial" w:hAnsi="Arial" w:cs="Arial"/>
          <w:iCs/>
          <w:color w:val="111111"/>
          <w:shd w:val="clear" w:color="auto" w:fill="FFFFFF"/>
        </w:rPr>
      </w:pPr>
    </w:p>
    <w:p w:rsidR="00C70544" w:rsidRPr="00AE2C18" w:rsidRDefault="00C70544" w:rsidP="00AE2C18">
      <w:pPr>
        <w:ind w:left="720"/>
        <w:rPr>
          <w:rFonts w:ascii="Arial" w:hAnsi="Arial" w:cs="Arial"/>
          <w:iCs/>
          <w:color w:val="111111"/>
          <w:shd w:val="clear" w:color="auto" w:fill="FFFFFF"/>
        </w:rPr>
      </w:pPr>
    </w:p>
    <w:p w:rsidR="0010614C" w:rsidRPr="0010614C" w:rsidRDefault="0010614C" w:rsidP="0010614C">
      <w:pPr>
        <w:pStyle w:val="Paragrafoelenco"/>
        <w:ind w:left="1224"/>
        <w:rPr>
          <w:rFonts w:ascii="Arial" w:hAnsi="Arial" w:cs="Arial"/>
          <w:iCs/>
          <w:color w:val="111111"/>
          <w:shd w:val="clear" w:color="auto" w:fill="FFFFFF"/>
        </w:rPr>
      </w:pPr>
    </w:p>
    <w:p w:rsidR="0010614C" w:rsidRPr="00C70544" w:rsidRDefault="0010614C" w:rsidP="00C70544">
      <w:pPr>
        <w:pStyle w:val="Titolo3"/>
        <w:ind w:firstLine="708"/>
        <w:rPr>
          <w:b/>
          <w:bCs/>
          <w:color w:val="8EAADB" w:themeColor="accent1" w:themeTint="99"/>
          <w:sz w:val="28"/>
          <w:szCs w:val="28"/>
          <w:shd w:val="clear" w:color="auto" w:fill="FFFFFF"/>
        </w:rPr>
      </w:pPr>
      <w:bookmarkStart w:id="38" w:name="_Toc32069530"/>
      <w:r w:rsidRPr="00C70544">
        <w:rPr>
          <w:b/>
          <w:bCs/>
          <w:color w:val="8EAADB" w:themeColor="accent1" w:themeTint="99"/>
          <w:sz w:val="28"/>
          <w:szCs w:val="28"/>
          <w:shd w:val="clear" w:color="auto" w:fill="FFFFFF"/>
        </w:rPr>
        <w:t>Sistema Generale</w:t>
      </w:r>
      <w:bookmarkEnd w:id="38"/>
    </w:p>
    <w:p w:rsidR="0010614C" w:rsidRPr="00AE2C18" w:rsidRDefault="00AE2C18" w:rsidP="00AE2C18">
      <w:pPr>
        <w:ind w:left="720"/>
        <w:rPr>
          <w:rFonts w:ascii="Arial" w:hAnsi="Arial" w:cs="Arial"/>
          <w:iCs/>
          <w:color w:val="111111"/>
          <w:shd w:val="clear" w:color="auto" w:fill="FFFFFF"/>
        </w:rPr>
      </w:pPr>
      <w:r>
        <w:rPr>
          <w:rFonts w:ascii="Arial" w:hAnsi="Arial" w:cs="Arial"/>
          <w:iCs/>
          <w:noProof/>
          <w:color w:val="111111"/>
          <w:shd w:val="clear" w:color="auto" w:fill="FFFFFF"/>
        </w:rPr>
        <w:drawing>
          <wp:inline distT="0" distB="0" distL="0" distR="0">
            <wp:extent cx="5954233" cy="6081395"/>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stema Completo.png"/>
                    <pic:cNvPicPr/>
                  </pic:nvPicPr>
                  <pic:blipFill>
                    <a:blip r:embed="rId15">
                      <a:extLst>
                        <a:ext uri="{28A0092B-C50C-407E-A947-70E740481C1C}">
                          <a14:useLocalDpi xmlns:a14="http://schemas.microsoft.com/office/drawing/2010/main" val="0"/>
                        </a:ext>
                      </a:extLst>
                    </a:blip>
                    <a:stretch>
                      <a:fillRect/>
                    </a:stretch>
                  </pic:blipFill>
                  <pic:spPr>
                    <a:xfrm>
                      <a:off x="0" y="0"/>
                      <a:ext cx="5969638" cy="6097129"/>
                    </a:xfrm>
                    <a:prstGeom prst="rect">
                      <a:avLst/>
                    </a:prstGeom>
                  </pic:spPr>
                </pic:pic>
              </a:graphicData>
            </a:graphic>
          </wp:inline>
        </w:drawing>
      </w:r>
    </w:p>
    <w:p w:rsidR="0010614C" w:rsidRDefault="0010614C"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10614C">
      <w:pPr>
        <w:pStyle w:val="Paragrafoelenco"/>
        <w:ind w:left="1224"/>
        <w:rPr>
          <w:rFonts w:ascii="Arial" w:hAnsi="Arial" w:cs="Arial"/>
          <w:iCs/>
          <w:color w:val="111111"/>
          <w:shd w:val="clear" w:color="auto" w:fill="FFFFFF"/>
        </w:rPr>
      </w:pPr>
    </w:p>
    <w:p w:rsidR="00C70544" w:rsidRDefault="00C70544" w:rsidP="00B04261">
      <w:pPr>
        <w:rPr>
          <w:rFonts w:ascii="Arial" w:hAnsi="Arial" w:cs="Arial"/>
        </w:rPr>
      </w:pPr>
    </w:p>
    <w:p w:rsidR="00B04261" w:rsidRPr="00B04261" w:rsidRDefault="00B04261" w:rsidP="00B04261">
      <w:pPr>
        <w:rPr>
          <w:rFonts w:ascii="Arial" w:hAnsi="Arial" w:cs="Arial"/>
        </w:rPr>
      </w:pPr>
    </w:p>
    <w:p w:rsidR="00C70544" w:rsidRDefault="00C70544" w:rsidP="00625723">
      <w:pPr>
        <w:pStyle w:val="Paragrafoelenco"/>
        <w:rPr>
          <w:rFonts w:ascii="Arial" w:hAnsi="Arial" w:cs="Arial"/>
        </w:rPr>
      </w:pPr>
    </w:p>
    <w:p w:rsidR="00C70544" w:rsidRDefault="00C70544" w:rsidP="00625723">
      <w:pPr>
        <w:pStyle w:val="Paragrafoelenco"/>
        <w:rPr>
          <w:rFonts w:ascii="Arial" w:hAnsi="Arial" w:cs="Arial"/>
        </w:rPr>
      </w:pPr>
    </w:p>
    <w:p w:rsidR="00B04261" w:rsidRPr="00C70544" w:rsidRDefault="00B04261" w:rsidP="00B04261">
      <w:pPr>
        <w:pStyle w:val="Titolo2"/>
        <w:rPr>
          <w:b/>
          <w:bCs/>
          <w:sz w:val="44"/>
          <w:szCs w:val="44"/>
        </w:rPr>
      </w:pPr>
      <w:bookmarkStart w:id="39" w:name="_Toc32069534"/>
      <w:r w:rsidRPr="00C70544">
        <w:rPr>
          <w:b/>
          <w:bCs/>
          <w:sz w:val="44"/>
          <w:szCs w:val="44"/>
        </w:rPr>
        <w:lastRenderedPageBreak/>
        <w:t>Mappatura Hardware/Software</w:t>
      </w:r>
      <w:bookmarkEnd w:id="39"/>
    </w:p>
    <w:p w:rsidR="00B04261" w:rsidRDefault="00B04261" w:rsidP="00B04261">
      <w:pPr>
        <w:pStyle w:val="Paragrafoelenco"/>
        <w:ind w:left="792"/>
        <w:rPr>
          <w:rFonts w:ascii="Arial" w:hAnsi="Arial" w:cs="Arial"/>
        </w:rPr>
      </w:pPr>
    </w:p>
    <w:p w:rsidR="00B04261" w:rsidRDefault="00B04261" w:rsidP="00B04261">
      <w:pPr>
        <w:ind w:left="360"/>
        <w:rPr>
          <w:rFonts w:ascii="Arial" w:hAnsi="Arial" w:cs="Arial"/>
        </w:rPr>
      </w:pPr>
      <w:r>
        <w:rPr>
          <w:rFonts w:ascii="Arial" w:hAnsi="Arial" w:cs="Arial"/>
          <w:iCs/>
          <w:noProof/>
          <w:color w:val="111111"/>
          <w:shd w:val="clear" w:color="auto" w:fill="FFFFFF"/>
        </w:rPr>
        <w:drawing>
          <wp:inline distT="0" distB="0" distL="0" distR="0" wp14:anchorId="0AD315CC" wp14:editId="5EF7F412">
            <wp:extent cx="6115685" cy="350874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251" cy="3515380"/>
                    </a:xfrm>
                    <a:prstGeom prst="rect">
                      <a:avLst/>
                    </a:prstGeom>
                    <a:noFill/>
                    <a:ln>
                      <a:noFill/>
                    </a:ln>
                  </pic:spPr>
                </pic:pic>
              </a:graphicData>
            </a:graphic>
          </wp:inline>
        </w:drawing>
      </w:r>
    </w:p>
    <w:p w:rsidR="00B04261" w:rsidRPr="00C70544" w:rsidRDefault="00B04261" w:rsidP="00B04261">
      <w:pPr>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Nel nostro sistema utilizzeremo un server Apache Tomcat versione 9.0.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L’utente utilizza il sistema mediante un Browser installato all’interno del suo dispositivo preferito (ad es. Opera, Firefox, Chrome).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 xml:space="preserve">Le funzionalità del sistema, ovvero le Servlet, saranno integrate tramite l’uso del linguaggio Java. Le Servlet poi effettueranno i dovuti reindirizzamenti alle pagine JSP presenti sul server e che saranno visualizzate dai client. </w:t>
      </w: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rPr>
          <w:rFonts w:asciiTheme="majorHAnsi" w:hAnsiTheme="majorHAnsi" w:cstheme="majorHAnsi"/>
          <w:sz w:val="28"/>
          <w:szCs w:val="28"/>
        </w:rPr>
      </w:pPr>
    </w:p>
    <w:p w:rsidR="00B04261" w:rsidRPr="00C70544" w:rsidRDefault="00B04261" w:rsidP="00B04261">
      <w:pPr>
        <w:pStyle w:val="Paragrafoelenco"/>
        <w:numPr>
          <w:ilvl w:val="0"/>
          <w:numId w:val="8"/>
        </w:numPr>
        <w:rPr>
          <w:rFonts w:asciiTheme="majorHAnsi" w:hAnsiTheme="majorHAnsi" w:cstheme="majorHAnsi"/>
          <w:sz w:val="28"/>
          <w:szCs w:val="28"/>
        </w:rPr>
      </w:pPr>
      <w:r w:rsidRPr="00C70544">
        <w:rPr>
          <w:rFonts w:asciiTheme="majorHAnsi" w:hAnsiTheme="majorHAnsi" w:cstheme="majorHAnsi"/>
          <w:sz w:val="28"/>
          <w:szCs w:val="28"/>
        </w:rPr>
        <w:t>Il DBMS usato è MySQL, il quale mette a disposizione degli sviluppatori delle API che permettono l’interazione tra sistema e database.</w:t>
      </w:r>
    </w:p>
    <w:p w:rsidR="00120D3E" w:rsidRDefault="00120D3E" w:rsidP="00120D3E">
      <w:pPr>
        <w:rPr>
          <w:rFonts w:ascii="Arial" w:hAnsi="Arial" w:cs="Arial"/>
        </w:rPr>
      </w:pPr>
    </w:p>
    <w:p w:rsidR="00B04261" w:rsidRDefault="00B04261" w:rsidP="00120D3E">
      <w:pPr>
        <w:rPr>
          <w:rFonts w:ascii="Arial" w:hAnsi="Arial" w:cs="Arial"/>
        </w:rPr>
      </w:pP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40" w:name="_Toc32069531"/>
      <w:r w:rsidRPr="00B04261">
        <w:rPr>
          <w:b/>
          <w:bCs/>
          <w:color w:val="8EAADB" w:themeColor="accent1" w:themeTint="99"/>
          <w:sz w:val="28"/>
          <w:szCs w:val="28"/>
        </w:rPr>
        <w:t>Gestione Account</w:t>
      </w:r>
      <w:bookmarkEnd w:id="40"/>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r>
        <w:rPr>
          <w:rFonts w:ascii="Arial" w:hAnsi="Arial" w:cs="Arial"/>
          <w:noProof/>
        </w:rPr>
        <w:drawing>
          <wp:inline distT="0" distB="0" distL="0" distR="0" wp14:anchorId="6C6BE400" wp14:editId="0216C598">
            <wp:extent cx="6120130" cy="5156791"/>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Account.png"/>
                    <pic:cNvPicPr/>
                  </pic:nvPicPr>
                  <pic:blipFill>
                    <a:blip r:embed="rId17">
                      <a:extLst>
                        <a:ext uri="{28A0092B-C50C-407E-A947-70E740481C1C}">
                          <a14:useLocalDpi xmlns:a14="http://schemas.microsoft.com/office/drawing/2010/main" val="0"/>
                        </a:ext>
                      </a:extLst>
                    </a:blip>
                    <a:stretch>
                      <a:fillRect/>
                    </a:stretch>
                  </pic:blipFill>
                  <pic:spPr>
                    <a:xfrm>
                      <a:off x="0" y="0"/>
                      <a:ext cx="6144620" cy="5177426"/>
                    </a:xfrm>
                    <a:prstGeom prst="rect">
                      <a:avLst/>
                    </a:prstGeom>
                  </pic:spPr>
                </pic:pic>
              </a:graphicData>
            </a:graphic>
          </wp:inline>
        </w:drawing>
      </w:r>
    </w:p>
    <w:p w:rsidR="0055372C" w:rsidRPr="00B04261" w:rsidRDefault="0055372C" w:rsidP="0055372C">
      <w:pPr>
        <w:rPr>
          <w:rFonts w:ascii="Arial" w:hAnsi="Arial" w:cs="Arial"/>
        </w:rPr>
      </w:pPr>
      <w:r>
        <w:rPr>
          <w:rFonts w:ascii="Arial" w:hAnsi="Arial" w:cs="Arial"/>
        </w:rPr>
        <w:br w:type="page"/>
      </w: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41" w:name="_Toc32069532"/>
      <w:r w:rsidRPr="00B04261">
        <w:rPr>
          <w:b/>
          <w:bCs/>
          <w:color w:val="8EAADB" w:themeColor="accent1" w:themeTint="99"/>
          <w:sz w:val="28"/>
          <w:szCs w:val="28"/>
        </w:rPr>
        <w:t>Gestione Ricetta</w:t>
      </w:r>
      <w:bookmarkEnd w:id="41"/>
    </w:p>
    <w:p w:rsidR="0055372C" w:rsidRPr="005F0CB7"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r>
        <w:rPr>
          <w:rFonts w:ascii="Arial" w:hAnsi="Arial" w:cs="Arial"/>
          <w:noProof/>
        </w:rPr>
        <w:drawing>
          <wp:inline distT="0" distB="0" distL="0" distR="0" wp14:anchorId="3EA719C8" wp14:editId="2B94E507">
            <wp:extent cx="6119784" cy="3933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Ricette.png"/>
                    <pic:cNvPicPr/>
                  </pic:nvPicPr>
                  <pic:blipFill>
                    <a:blip r:embed="rId18">
                      <a:extLst>
                        <a:ext uri="{28A0092B-C50C-407E-A947-70E740481C1C}">
                          <a14:useLocalDpi xmlns:a14="http://schemas.microsoft.com/office/drawing/2010/main" val="0"/>
                        </a:ext>
                      </a:extLst>
                    </a:blip>
                    <a:stretch>
                      <a:fillRect/>
                    </a:stretch>
                  </pic:blipFill>
                  <pic:spPr>
                    <a:xfrm>
                      <a:off x="0" y="0"/>
                      <a:ext cx="6142171" cy="3948216"/>
                    </a:xfrm>
                    <a:prstGeom prst="rect">
                      <a:avLst/>
                    </a:prstGeom>
                  </pic:spPr>
                </pic:pic>
              </a:graphicData>
            </a:graphic>
          </wp:inline>
        </w:drawing>
      </w:r>
    </w:p>
    <w:p w:rsidR="0055372C" w:rsidRDefault="0055372C" w:rsidP="0055372C">
      <w:pPr>
        <w:pStyle w:val="Paragrafoelenco"/>
        <w:rPr>
          <w:rFonts w:ascii="Arial" w:hAnsi="Arial" w:cs="Arial"/>
        </w:rPr>
      </w:pPr>
    </w:p>
    <w:p w:rsidR="0055372C" w:rsidRPr="00B04261" w:rsidRDefault="0055372C" w:rsidP="0055372C">
      <w:pPr>
        <w:pStyle w:val="Titolo3"/>
        <w:rPr>
          <w:b/>
          <w:bCs/>
          <w:color w:val="8EAADB" w:themeColor="accent1" w:themeTint="99"/>
          <w:sz w:val="28"/>
          <w:szCs w:val="28"/>
        </w:rPr>
      </w:pPr>
      <w:bookmarkStart w:id="42" w:name="_Toc32069533"/>
      <w:r w:rsidRPr="00B04261">
        <w:rPr>
          <w:b/>
          <w:bCs/>
          <w:color w:val="8EAADB" w:themeColor="accent1" w:themeTint="99"/>
          <w:sz w:val="28"/>
          <w:szCs w:val="28"/>
        </w:rPr>
        <w:t>Gestione Amministrazione</w:t>
      </w:r>
      <w:bookmarkEnd w:id="42"/>
    </w:p>
    <w:p w:rsidR="0055372C" w:rsidRDefault="0055372C" w:rsidP="0055372C">
      <w:pPr>
        <w:pStyle w:val="Paragrafoelenco"/>
        <w:rPr>
          <w:rFonts w:ascii="Arial" w:hAnsi="Arial" w:cs="Arial"/>
        </w:rPr>
      </w:pPr>
    </w:p>
    <w:p w:rsidR="0055372C" w:rsidRDefault="0055372C" w:rsidP="0055372C">
      <w:pPr>
        <w:pStyle w:val="Paragrafoelenco"/>
        <w:rPr>
          <w:rFonts w:ascii="Arial" w:hAnsi="Arial" w:cs="Arial"/>
        </w:rPr>
      </w:pPr>
    </w:p>
    <w:p w:rsidR="0055372C" w:rsidRPr="00B04261" w:rsidRDefault="0055372C" w:rsidP="0055372C">
      <w:pPr>
        <w:pStyle w:val="Paragrafoelenco"/>
        <w:rPr>
          <w:rFonts w:ascii="Arial" w:hAnsi="Arial" w:cs="Arial"/>
        </w:rPr>
      </w:pPr>
      <w:r>
        <w:rPr>
          <w:rFonts w:ascii="Arial" w:hAnsi="Arial" w:cs="Arial"/>
          <w:noProof/>
        </w:rPr>
        <w:drawing>
          <wp:inline distT="0" distB="0" distL="0" distR="0" wp14:anchorId="0A230015" wp14:editId="7BC6E47E">
            <wp:extent cx="6120130" cy="3402418"/>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 Ammin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41766" cy="3414446"/>
                    </a:xfrm>
                    <a:prstGeom prst="rect">
                      <a:avLst/>
                    </a:prstGeom>
                  </pic:spPr>
                </pic:pic>
              </a:graphicData>
            </a:graphic>
          </wp:inline>
        </w:drawing>
      </w:r>
    </w:p>
    <w:p w:rsidR="00B04261" w:rsidRDefault="00B04261" w:rsidP="00120D3E">
      <w:pPr>
        <w:rPr>
          <w:rFonts w:ascii="Arial" w:hAnsi="Arial" w:cs="Arial"/>
        </w:rPr>
      </w:pPr>
    </w:p>
    <w:p w:rsidR="00B04261" w:rsidRDefault="00B04261" w:rsidP="00120D3E">
      <w:pPr>
        <w:rPr>
          <w:rFonts w:ascii="Arial" w:hAnsi="Arial" w:cs="Arial"/>
        </w:rPr>
      </w:pPr>
    </w:p>
    <w:p w:rsidR="00B04261" w:rsidRPr="00120D3E" w:rsidRDefault="00B04261" w:rsidP="00120D3E">
      <w:pPr>
        <w:rPr>
          <w:rFonts w:ascii="Arial" w:hAnsi="Arial" w:cs="Arial"/>
        </w:rPr>
      </w:pPr>
    </w:p>
    <w:p w:rsidR="00C86AE9" w:rsidRPr="00D203D2" w:rsidRDefault="009C1793" w:rsidP="00D203D2">
      <w:pPr>
        <w:pStyle w:val="Titolo2"/>
        <w:rPr>
          <w:b/>
          <w:bCs/>
          <w:color w:val="8EAADB" w:themeColor="accent1" w:themeTint="99"/>
          <w:sz w:val="44"/>
          <w:szCs w:val="44"/>
        </w:rPr>
      </w:pPr>
      <w:bookmarkStart w:id="43" w:name="_Toc32069535"/>
      <w:r w:rsidRPr="00D203D2">
        <w:rPr>
          <w:b/>
          <w:bCs/>
          <w:color w:val="8EAADB" w:themeColor="accent1" w:themeTint="99"/>
          <w:sz w:val="44"/>
          <w:szCs w:val="44"/>
        </w:rPr>
        <w:t>Gestione dati persistenti</w:t>
      </w:r>
      <w:bookmarkEnd w:id="43"/>
    </w:p>
    <w:p w:rsidR="004B50CD" w:rsidRPr="00D203D2" w:rsidRDefault="00FC7729" w:rsidP="00D203D2">
      <w:pPr>
        <w:pStyle w:val="Paragrafoelenco"/>
        <w:ind w:left="0"/>
        <w:jc w:val="both"/>
        <w:rPr>
          <w:rFonts w:asciiTheme="majorHAnsi" w:hAnsiTheme="majorHAnsi" w:cstheme="majorHAnsi"/>
          <w:sz w:val="28"/>
          <w:szCs w:val="28"/>
        </w:rPr>
      </w:pPr>
      <w:r w:rsidRPr="00D203D2">
        <w:rPr>
          <w:rFonts w:asciiTheme="majorHAnsi" w:hAnsiTheme="majorHAnsi" w:cstheme="majorHAnsi"/>
          <w:sz w:val="28"/>
          <w:szCs w:val="28"/>
        </w:rPr>
        <w:t xml:space="preserve">Durante la fase di analisi, abbiamo individuato una serie di entità che devono necessariamente essere rese persistenti per garantire all’utente finale tutte le informazioni di cui ha bisogno per usufruire al meglio del sito web. Le entità candidate per </w:t>
      </w:r>
      <w:proofErr w:type="gramStart"/>
      <w:r w:rsidRPr="00D203D2">
        <w:rPr>
          <w:rFonts w:asciiTheme="majorHAnsi" w:hAnsiTheme="majorHAnsi" w:cstheme="majorHAnsi"/>
          <w:sz w:val="28"/>
          <w:szCs w:val="28"/>
        </w:rPr>
        <w:t>tale operazioni</w:t>
      </w:r>
      <w:proofErr w:type="gramEnd"/>
      <w:r w:rsidRPr="00D203D2">
        <w:rPr>
          <w:rFonts w:asciiTheme="majorHAnsi" w:hAnsiTheme="majorHAnsi" w:cstheme="majorHAnsi"/>
          <w:sz w:val="28"/>
          <w:szCs w:val="28"/>
        </w:rPr>
        <w:t xml:space="preserve"> sono:</w:t>
      </w:r>
    </w:p>
    <w:p w:rsidR="00FC7729" w:rsidRPr="00D203D2" w:rsidRDefault="00FC7729" w:rsidP="00D203D2">
      <w:pPr>
        <w:pStyle w:val="Paragrafoelenco"/>
        <w:ind w:left="0"/>
        <w:jc w:val="both"/>
        <w:rPr>
          <w:rFonts w:asciiTheme="majorHAnsi" w:hAnsiTheme="majorHAnsi" w:cstheme="majorHAnsi"/>
          <w:sz w:val="28"/>
          <w:szCs w:val="28"/>
        </w:rPr>
      </w:pPr>
    </w:p>
    <w:p w:rsidR="00FC7729"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Utent</w:t>
      </w:r>
      <w:r w:rsidR="0024389E" w:rsidRPr="00D203D2">
        <w:rPr>
          <w:rFonts w:asciiTheme="majorHAnsi" w:hAnsiTheme="majorHAnsi" w:cstheme="majorHAnsi"/>
          <w:sz w:val="28"/>
          <w:szCs w:val="28"/>
        </w:rPr>
        <w:t>i</w:t>
      </w:r>
      <w:r w:rsidRPr="00D203D2">
        <w:rPr>
          <w:rFonts w:asciiTheme="majorHAnsi" w:hAnsiTheme="majorHAnsi" w:cstheme="majorHAnsi"/>
          <w:sz w:val="28"/>
          <w:szCs w:val="28"/>
        </w:rPr>
        <w:t>: qui vengono depositate tutte le informazioni riguardanti l’utente, quali i suoi dati d’accesso (</w:t>
      </w:r>
      <w:proofErr w:type="gramStart"/>
      <w:r w:rsidRPr="00D203D2">
        <w:rPr>
          <w:rFonts w:asciiTheme="majorHAnsi" w:hAnsiTheme="majorHAnsi" w:cstheme="majorHAnsi"/>
          <w:sz w:val="28"/>
          <w:szCs w:val="28"/>
        </w:rPr>
        <w:t>email</w:t>
      </w:r>
      <w:proofErr w:type="gramEnd"/>
      <w:r w:rsidRPr="00D203D2">
        <w:rPr>
          <w:rFonts w:asciiTheme="majorHAnsi" w:hAnsiTheme="majorHAnsi" w:cstheme="majorHAnsi"/>
          <w:sz w:val="28"/>
          <w:szCs w:val="28"/>
        </w:rPr>
        <w:t>, password) ed i suoi dati personali (username, nome, cognome, ecc.)</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FC7729"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Ricett</w:t>
      </w:r>
      <w:r w:rsidR="0024389E" w:rsidRPr="00D203D2">
        <w:rPr>
          <w:rFonts w:asciiTheme="majorHAnsi" w:hAnsiTheme="majorHAnsi" w:cstheme="majorHAnsi"/>
          <w:sz w:val="28"/>
          <w:szCs w:val="28"/>
        </w:rPr>
        <w:t>e</w:t>
      </w:r>
      <w:r w:rsidRPr="00D203D2">
        <w:rPr>
          <w:rFonts w:asciiTheme="majorHAnsi" w:hAnsiTheme="majorHAnsi" w:cstheme="majorHAnsi"/>
          <w:sz w:val="28"/>
          <w:szCs w:val="28"/>
        </w:rPr>
        <w:t>: la ricetta è la parte fondamentale di tutto il sistema</w:t>
      </w:r>
      <w:r w:rsidR="0024389E" w:rsidRPr="00D203D2">
        <w:rPr>
          <w:rFonts w:asciiTheme="majorHAnsi" w:hAnsiTheme="majorHAnsi" w:cstheme="majorHAnsi"/>
          <w:sz w:val="28"/>
          <w:szCs w:val="28"/>
        </w:rPr>
        <w:t>. Essa dovrà contenere tutti i dati utili alla ricerca, visualizzazione, modifica e rimozione della stessa.</w:t>
      </w:r>
    </w:p>
    <w:p w:rsidR="0058474B" w:rsidRPr="00D203D2" w:rsidRDefault="0058474B" w:rsidP="00D203D2">
      <w:pPr>
        <w:pStyle w:val="Paragrafoelenco"/>
        <w:jc w:val="both"/>
        <w:rPr>
          <w:rFonts w:asciiTheme="majorHAnsi" w:hAnsiTheme="majorHAnsi" w:cstheme="majorHAnsi"/>
          <w:sz w:val="28"/>
          <w:szCs w:val="28"/>
        </w:rPr>
      </w:pPr>
    </w:p>
    <w:p w:rsidR="00625723" w:rsidRPr="00D203D2" w:rsidRDefault="00D04FD8"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Commenti</w:t>
      </w:r>
      <w:r w:rsidR="0024389E" w:rsidRPr="00D203D2">
        <w:rPr>
          <w:rFonts w:asciiTheme="majorHAnsi" w:hAnsiTheme="majorHAnsi" w:cstheme="majorHAnsi"/>
          <w:sz w:val="28"/>
          <w:szCs w:val="28"/>
        </w:rPr>
        <w:t>: ogni ricetta potrà avere un voto e/o un commento, che conterrà il nome dell’autore</w:t>
      </w:r>
      <w:r w:rsidR="0058474B" w:rsidRPr="00D203D2">
        <w:rPr>
          <w:rFonts w:asciiTheme="majorHAnsi" w:hAnsiTheme="majorHAnsi" w:cstheme="majorHAnsi"/>
          <w:sz w:val="28"/>
          <w:szCs w:val="28"/>
        </w:rPr>
        <w:t xml:space="preserve"> in modo da poter essere facilmente moderato dall’amministratore</w:t>
      </w:r>
    </w:p>
    <w:p w:rsidR="0058474B" w:rsidRPr="00D203D2" w:rsidRDefault="0058474B" w:rsidP="00D203D2">
      <w:pPr>
        <w:pStyle w:val="Paragrafoelenco"/>
        <w:jc w:val="both"/>
        <w:rPr>
          <w:rFonts w:asciiTheme="majorHAnsi" w:hAnsiTheme="majorHAnsi" w:cstheme="majorHAnsi"/>
          <w:sz w:val="28"/>
          <w:szCs w:val="28"/>
        </w:rPr>
      </w:pPr>
    </w:p>
    <w:p w:rsidR="0024389E" w:rsidRPr="00D203D2" w:rsidRDefault="0058474B"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Categorie: è importante conservare le categorie di ricette per consentire facilitare la creazione di una ricetta all’utente e per consentire la ricerca delle ricette tramite filtro</w:t>
      </w:r>
    </w:p>
    <w:p w:rsidR="0058474B" w:rsidRPr="00D203D2" w:rsidRDefault="0058474B" w:rsidP="00D203D2">
      <w:pPr>
        <w:pStyle w:val="Paragrafoelenco"/>
        <w:ind w:left="0"/>
        <w:jc w:val="both"/>
        <w:rPr>
          <w:rFonts w:asciiTheme="majorHAnsi" w:hAnsiTheme="majorHAnsi" w:cstheme="majorHAnsi"/>
          <w:sz w:val="28"/>
          <w:szCs w:val="28"/>
        </w:rPr>
      </w:pPr>
    </w:p>
    <w:p w:rsidR="00625723" w:rsidRPr="00D203D2" w:rsidRDefault="00C830A3"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Ruolo:</w:t>
      </w:r>
      <w:r w:rsidR="00796A6E" w:rsidRPr="00D203D2">
        <w:rPr>
          <w:rFonts w:asciiTheme="majorHAnsi" w:hAnsiTheme="majorHAnsi" w:cstheme="majorHAnsi"/>
          <w:sz w:val="28"/>
          <w:szCs w:val="28"/>
        </w:rPr>
        <w:t xml:space="preserve"> ha la responsabilità di conservare tutti i ruoli potenzialmente assumibili da un utente</w:t>
      </w:r>
    </w:p>
    <w:p w:rsidR="00A5030E" w:rsidRPr="00D203D2" w:rsidRDefault="00A5030E" w:rsidP="00D203D2">
      <w:pPr>
        <w:pStyle w:val="Paragrafoelenco"/>
        <w:ind w:left="0"/>
        <w:jc w:val="both"/>
        <w:rPr>
          <w:rFonts w:asciiTheme="majorHAnsi" w:hAnsiTheme="majorHAnsi" w:cstheme="majorHAnsi"/>
          <w:sz w:val="32"/>
          <w:szCs w:val="32"/>
        </w:rPr>
      </w:pPr>
    </w:p>
    <w:p w:rsidR="00D203D2" w:rsidRDefault="00A5030E" w:rsidP="00D203D2">
      <w:pPr>
        <w:pStyle w:val="Paragrafoelenco"/>
        <w:numPr>
          <w:ilvl w:val="0"/>
          <w:numId w:val="4"/>
        </w:numPr>
        <w:ind w:left="720"/>
        <w:jc w:val="both"/>
        <w:rPr>
          <w:rFonts w:asciiTheme="majorHAnsi" w:hAnsiTheme="majorHAnsi" w:cstheme="majorHAnsi"/>
          <w:sz w:val="28"/>
          <w:szCs w:val="28"/>
        </w:rPr>
      </w:pPr>
      <w:r w:rsidRPr="00D203D2">
        <w:rPr>
          <w:rFonts w:asciiTheme="majorHAnsi" w:hAnsiTheme="majorHAnsi" w:cstheme="majorHAnsi"/>
          <w:sz w:val="28"/>
          <w:szCs w:val="28"/>
        </w:rPr>
        <w:t>Ingredienti:</w:t>
      </w:r>
      <w:r w:rsidR="00796A6E" w:rsidRPr="00D203D2">
        <w:rPr>
          <w:rFonts w:asciiTheme="majorHAnsi" w:hAnsiTheme="majorHAnsi" w:cstheme="majorHAnsi"/>
          <w:sz w:val="28"/>
          <w:szCs w:val="28"/>
        </w:rPr>
        <w:t xml:space="preserve"> si occupa di rendere persistenti gli ingredienti di cui una ricetta può essere composta. Questa sarà utile al fine di rendere più semplice per l’utente e sicuro per il sistema, che la ricetta non abbia problemi di integrità</w:t>
      </w:r>
    </w:p>
    <w:p w:rsidR="00D203D2" w:rsidRPr="00D203D2" w:rsidRDefault="00D203D2" w:rsidP="00D203D2">
      <w:pPr>
        <w:jc w:val="both"/>
        <w:rPr>
          <w:rFonts w:asciiTheme="majorHAnsi" w:hAnsiTheme="majorHAnsi" w:cstheme="majorHAnsi"/>
          <w:sz w:val="28"/>
          <w:szCs w:val="28"/>
        </w:rPr>
      </w:pPr>
    </w:p>
    <w:p w:rsidR="00CC2E78" w:rsidRPr="00D203D2" w:rsidRDefault="0058474B" w:rsidP="00D203D2">
      <w:pPr>
        <w:spacing w:line="276" w:lineRule="auto"/>
        <w:jc w:val="both"/>
        <w:rPr>
          <w:rFonts w:asciiTheme="majorHAnsi" w:hAnsiTheme="majorHAnsi" w:cstheme="majorHAnsi"/>
          <w:sz w:val="32"/>
          <w:szCs w:val="32"/>
        </w:rPr>
      </w:pPr>
      <w:r w:rsidRPr="00D203D2">
        <w:rPr>
          <w:rFonts w:asciiTheme="majorHAnsi" w:hAnsiTheme="majorHAnsi" w:cstheme="majorHAnsi"/>
          <w:sz w:val="28"/>
          <w:szCs w:val="28"/>
        </w:rPr>
        <w:t xml:space="preserve">Il sito dovrà gestire una elevata quantità di dati, insieme a query complesse per l’ottenimento dei vari attributi. </w:t>
      </w:r>
      <w:r w:rsidR="00CC2E78" w:rsidRPr="00D203D2">
        <w:rPr>
          <w:rFonts w:asciiTheme="majorHAnsi" w:hAnsiTheme="majorHAnsi" w:cstheme="majorHAnsi"/>
          <w:sz w:val="28"/>
          <w:szCs w:val="28"/>
        </w:rPr>
        <w:t xml:space="preserve">Proprio per questo, useremo un database di tipo relazionale, in modo da sfruttare la sua struttura ad alto livello di astrazione </w:t>
      </w:r>
      <w:r w:rsidR="00A5030E" w:rsidRPr="00D203D2">
        <w:rPr>
          <w:rFonts w:asciiTheme="majorHAnsi" w:hAnsiTheme="majorHAnsi" w:cstheme="majorHAnsi"/>
          <w:sz w:val="28"/>
          <w:szCs w:val="28"/>
        </w:rPr>
        <w:t xml:space="preserve">tramite </w:t>
      </w:r>
      <w:proofErr w:type="spellStart"/>
      <w:r w:rsidR="00A5030E" w:rsidRPr="00D203D2">
        <w:rPr>
          <w:rFonts w:asciiTheme="majorHAnsi" w:hAnsiTheme="majorHAnsi" w:cstheme="majorHAnsi"/>
          <w:b/>
          <w:bCs/>
          <w:sz w:val="28"/>
          <w:szCs w:val="28"/>
        </w:rPr>
        <w:lastRenderedPageBreak/>
        <w:t>jdbc</w:t>
      </w:r>
      <w:proofErr w:type="spellEnd"/>
      <w:r w:rsidR="00A5030E" w:rsidRPr="00D203D2">
        <w:rPr>
          <w:rFonts w:asciiTheme="majorHAnsi" w:hAnsiTheme="majorHAnsi" w:cstheme="majorHAnsi"/>
          <w:sz w:val="28"/>
          <w:szCs w:val="28"/>
        </w:rPr>
        <w:t xml:space="preserve"> </w:t>
      </w:r>
      <w:r w:rsidR="00CC2E78" w:rsidRPr="00D203D2">
        <w:rPr>
          <w:rFonts w:asciiTheme="majorHAnsi" w:hAnsiTheme="majorHAnsi" w:cstheme="majorHAnsi"/>
          <w:sz w:val="28"/>
          <w:szCs w:val="28"/>
        </w:rPr>
        <w:t xml:space="preserve">per rendere facile e veloce la gestione di tutti i dati del sito. Dovendo gestire un sistema object-oriented, il </w:t>
      </w:r>
      <w:r w:rsidR="00A5030E" w:rsidRPr="00D203D2">
        <w:rPr>
          <w:rFonts w:asciiTheme="majorHAnsi" w:hAnsiTheme="majorHAnsi" w:cstheme="majorHAnsi"/>
          <w:sz w:val="28"/>
          <w:szCs w:val="28"/>
        </w:rPr>
        <w:t>DBMS, realizz</w:t>
      </w:r>
      <w:r w:rsidR="00423AAF" w:rsidRPr="00D203D2">
        <w:rPr>
          <w:rFonts w:asciiTheme="majorHAnsi" w:hAnsiTheme="majorHAnsi" w:cstheme="majorHAnsi"/>
          <w:sz w:val="28"/>
          <w:szCs w:val="28"/>
        </w:rPr>
        <w:t>a</w:t>
      </w:r>
      <w:r w:rsidR="00A5030E" w:rsidRPr="00D203D2">
        <w:rPr>
          <w:rFonts w:asciiTheme="majorHAnsi" w:hAnsiTheme="majorHAnsi" w:cstheme="majorHAnsi"/>
          <w:sz w:val="28"/>
          <w:szCs w:val="28"/>
        </w:rPr>
        <w:t xml:space="preserve">to in </w:t>
      </w:r>
      <w:proofErr w:type="spellStart"/>
      <w:r w:rsidR="00A5030E" w:rsidRPr="00D203D2">
        <w:rPr>
          <w:rFonts w:asciiTheme="majorHAnsi" w:hAnsiTheme="majorHAnsi" w:cstheme="majorHAnsi"/>
          <w:b/>
          <w:bCs/>
          <w:sz w:val="28"/>
          <w:szCs w:val="28"/>
        </w:rPr>
        <w:t>mysq</w:t>
      </w:r>
      <w:proofErr w:type="spellEnd"/>
      <w:r w:rsidR="00D203D2">
        <w:rPr>
          <w:rFonts w:asciiTheme="majorHAnsi" w:hAnsiTheme="majorHAnsi" w:cstheme="majorHAnsi"/>
          <w:b/>
          <w:bCs/>
          <w:sz w:val="28"/>
          <w:szCs w:val="28"/>
        </w:rPr>
        <w:t>.</w:t>
      </w:r>
    </w:p>
    <w:p w:rsidR="00CC2E78" w:rsidRDefault="00CC2E78" w:rsidP="00D203D2">
      <w:pPr>
        <w:rPr>
          <w:rFonts w:ascii="Arial" w:hAnsi="Arial" w:cs="Arial"/>
        </w:rPr>
      </w:pPr>
    </w:p>
    <w:p w:rsidR="00D203D2" w:rsidRPr="00D203D2" w:rsidRDefault="00D203D2" w:rsidP="00D203D2">
      <w:pPr>
        <w:rPr>
          <w:rFonts w:ascii="Arial" w:hAnsi="Arial" w:cs="Arial"/>
        </w:rPr>
      </w:pPr>
    </w:p>
    <w:p w:rsidR="00CC2E78" w:rsidRPr="00D203D2" w:rsidRDefault="000B784F" w:rsidP="00D203D2">
      <w:pPr>
        <w:pStyle w:val="Titolo3"/>
        <w:rPr>
          <w:b/>
          <w:bCs/>
          <w:color w:val="8EAADB" w:themeColor="accent1" w:themeTint="99"/>
          <w:sz w:val="28"/>
          <w:szCs w:val="28"/>
        </w:rPr>
      </w:pPr>
      <w:bookmarkStart w:id="44" w:name="_Toc32069536"/>
      <w:r w:rsidRPr="00D203D2">
        <w:rPr>
          <w:b/>
          <w:bCs/>
          <w:color w:val="8EAADB" w:themeColor="accent1" w:themeTint="99"/>
          <w:sz w:val="28"/>
          <w:szCs w:val="28"/>
        </w:rPr>
        <w:t>Mapping del database</w:t>
      </w:r>
      <w:bookmarkEnd w:id="44"/>
    </w:p>
    <w:p w:rsidR="00D203D2" w:rsidRDefault="000B784F" w:rsidP="00D203D2">
      <w:pPr>
        <w:spacing w:line="276" w:lineRule="auto"/>
        <w:jc w:val="both"/>
        <w:rPr>
          <w:rFonts w:asciiTheme="majorHAnsi" w:hAnsiTheme="majorHAnsi" w:cstheme="majorHAnsi"/>
          <w:sz w:val="28"/>
          <w:szCs w:val="28"/>
        </w:rPr>
      </w:pPr>
      <w:r w:rsidRPr="00D203D2">
        <w:rPr>
          <w:rFonts w:asciiTheme="majorHAnsi" w:hAnsiTheme="majorHAnsi" w:cstheme="majorHAnsi"/>
          <w:sz w:val="28"/>
          <w:szCs w:val="28"/>
        </w:rPr>
        <w:t>Di seguito verrà riportato lo schema logico del database, in cui verranno mostrati gli attributi, i vincoli ed il tipo di chiave per ogni tabella</w:t>
      </w:r>
      <w:r w:rsidR="00CB1222" w:rsidRPr="00D203D2">
        <w:rPr>
          <w:rFonts w:asciiTheme="majorHAnsi" w:hAnsiTheme="majorHAnsi" w:cstheme="majorHAnsi"/>
          <w:sz w:val="28"/>
          <w:szCs w:val="28"/>
        </w:rPr>
        <w:t>. I valori con * sono chiavi esterne</w:t>
      </w:r>
    </w:p>
    <w:p w:rsidR="00D203D2" w:rsidRPr="00D203D2" w:rsidRDefault="00D203D2" w:rsidP="00D203D2">
      <w:pPr>
        <w:spacing w:line="276" w:lineRule="auto"/>
        <w:jc w:val="both"/>
        <w:rPr>
          <w:rFonts w:asciiTheme="majorHAnsi" w:hAnsiTheme="majorHAnsi" w:cstheme="majorHAnsi"/>
          <w:sz w:val="28"/>
          <w:szCs w:val="28"/>
        </w:rPr>
      </w:pP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Utente</w:t>
      </w:r>
      <w:r w:rsidRPr="00D203D2">
        <w:rPr>
          <w:rFonts w:asciiTheme="majorHAnsi" w:hAnsiTheme="majorHAnsi" w:cstheme="majorHAnsi"/>
          <w:sz w:val="28"/>
          <w:szCs w:val="28"/>
        </w:rPr>
        <w:t>(</w:t>
      </w:r>
      <w:proofErr w:type="spellStart"/>
      <w:proofErr w:type="gramEnd"/>
      <w:r w:rsidR="00CB1222" w:rsidRPr="00D203D2">
        <w:rPr>
          <w:rFonts w:asciiTheme="majorHAnsi" w:hAnsiTheme="majorHAnsi" w:cstheme="majorHAnsi"/>
          <w:sz w:val="28"/>
          <w:szCs w:val="28"/>
        </w:rPr>
        <w:t>idUtente</w:t>
      </w:r>
      <w:proofErr w:type="spellEnd"/>
      <w:r w:rsidR="00CB1222" w:rsidRPr="00D203D2">
        <w:rPr>
          <w:rFonts w:asciiTheme="majorHAnsi" w:hAnsiTheme="majorHAnsi" w:cstheme="majorHAnsi"/>
          <w:sz w:val="28"/>
          <w:szCs w:val="28"/>
        </w:rPr>
        <w:t xml:space="preserve">, </w:t>
      </w:r>
      <w:r w:rsidRPr="00D203D2">
        <w:rPr>
          <w:rFonts w:asciiTheme="majorHAnsi" w:hAnsiTheme="majorHAnsi" w:cstheme="majorHAnsi"/>
          <w:sz w:val="28"/>
          <w:szCs w:val="28"/>
        </w:rPr>
        <w:t xml:space="preserve">email, password, nome, cognome, </w:t>
      </w:r>
      <w:proofErr w:type="spellStart"/>
      <w:r w:rsidRPr="00D203D2">
        <w:rPr>
          <w:rFonts w:asciiTheme="majorHAnsi" w:hAnsiTheme="majorHAnsi" w:cstheme="majorHAnsi"/>
          <w:sz w:val="28"/>
          <w:szCs w:val="28"/>
        </w:rPr>
        <w:t>dataDiNascita</w:t>
      </w:r>
      <w:proofErr w:type="spellEnd"/>
      <w:r w:rsidRPr="00D203D2">
        <w:rPr>
          <w:rFonts w:asciiTheme="majorHAnsi" w:hAnsiTheme="majorHAnsi" w:cstheme="majorHAnsi"/>
          <w:sz w:val="28"/>
          <w:szCs w:val="28"/>
        </w:rPr>
        <w:t xml:space="preserve">, telefono, </w:t>
      </w:r>
      <w:proofErr w:type="spellStart"/>
      <w:r w:rsidRPr="00D203D2">
        <w:rPr>
          <w:rFonts w:asciiTheme="majorHAnsi" w:hAnsiTheme="majorHAnsi" w:cstheme="majorHAnsi"/>
          <w:sz w:val="28"/>
          <w:szCs w:val="28"/>
        </w:rPr>
        <w:t>dataDiRegistrazione</w:t>
      </w:r>
      <w:proofErr w:type="spellEnd"/>
      <w:r w:rsidRPr="00D203D2">
        <w:rPr>
          <w:rFonts w:asciiTheme="majorHAnsi" w:hAnsiTheme="majorHAnsi" w:cstheme="majorHAnsi"/>
          <w:sz w:val="28"/>
          <w:szCs w:val="28"/>
        </w:rPr>
        <w:t>, ruolo*)</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Ricetta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dRicetta</w:t>
      </w:r>
      <w:proofErr w:type="spellEnd"/>
      <w:r w:rsidRPr="00D203D2">
        <w:rPr>
          <w:rFonts w:asciiTheme="majorHAnsi" w:hAnsiTheme="majorHAnsi" w:cstheme="majorHAnsi"/>
          <w:sz w:val="28"/>
          <w:szCs w:val="28"/>
        </w:rPr>
        <w:t xml:space="preserve">, titolo, </w:t>
      </w:r>
      <w:r w:rsidR="00CB1222" w:rsidRPr="00D203D2">
        <w:rPr>
          <w:rFonts w:asciiTheme="majorHAnsi" w:hAnsiTheme="majorHAnsi" w:cstheme="majorHAnsi"/>
          <w:sz w:val="28"/>
          <w:szCs w:val="28"/>
        </w:rPr>
        <w:t>descrizione</w:t>
      </w:r>
      <w:r w:rsidRPr="00D203D2">
        <w:rPr>
          <w:rFonts w:asciiTheme="majorHAnsi" w:hAnsiTheme="majorHAnsi" w:cstheme="majorHAnsi"/>
          <w:sz w:val="28"/>
          <w:szCs w:val="28"/>
        </w:rPr>
        <w:t>, ingredienti*, pareri*, autore*, categorie*)</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Ingrediente</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dIngrediente</w:t>
      </w:r>
      <w:proofErr w:type="spellEnd"/>
      <w:r w:rsidRPr="00D203D2">
        <w:rPr>
          <w:rFonts w:asciiTheme="majorHAnsi" w:hAnsiTheme="majorHAnsi" w:cstheme="majorHAnsi"/>
          <w:sz w:val="28"/>
          <w:szCs w:val="28"/>
        </w:rPr>
        <w:t>, nome</w:t>
      </w:r>
      <w:r w:rsidR="00CB1222" w:rsidRPr="00D203D2">
        <w:rPr>
          <w:rFonts w:asciiTheme="majorHAnsi" w:hAnsiTheme="majorHAnsi" w:cstheme="majorHAnsi"/>
          <w:sz w:val="28"/>
          <w:szCs w:val="28"/>
        </w:rPr>
        <w:t>, metrica, quantità, calorie</w:t>
      </w:r>
      <w:r w:rsidRPr="00D203D2">
        <w:rPr>
          <w:rFonts w:asciiTheme="majorHAnsi" w:hAnsiTheme="majorHAnsi" w:cstheme="majorHAnsi"/>
          <w:sz w:val="28"/>
          <w:szCs w:val="28"/>
        </w:rPr>
        <w:t>)</w:t>
      </w:r>
    </w:p>
    <w:p w:rsidR="00D203D2"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Categoria</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dCategoria</w:t>
      </w:r>
      <w:proofErr w:type="spellEnd"/>
      <w:r w:rsidRPr="00D203D2">
        <w:rPr>
          <w:rFonts w:asciiTheme="majorHAnsi" w:hAnsiTheme="majorHAnsi" w:cstheme="majorHAnsi"/>
          <w:sz w:val="28"/>
          <w:szCs w:val="28"/>
        </w:rPr>
        <w:t>, nome, ricetta*, descrizione)</w:t>
      </w:r>
    </w:p>
    <w:p w:rsidR="00D203D2" w:rsidRPr="00D203D2" w:rsidRDefault="00CB1222"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Commento</w:t>
      </w:r>
      <w:r w:rsidRPr="00D203D2">
        <w:rPr>
          <w:rFonts w:asciiTheme="majorHAnsi" w:hAnsiTheme="majorHAnsi" w:cstheme="majorHAnsi"/>
          <w:sz w:val="28"/>
          <w:szCs w:val="28"/>
        </w:rPr>
        <w:t>(</w:t>
      </w:r>
      <w:proofErr w:type="spellStart"/>
      <w:proofErr w:type="gramEnd"/>
      <w:r w:rsidR="003A741D" w:rsidRPr="00D203D2">
        <w:rPr>
          <w:rFonts w:asciiTheme="majorHAnsi" w:hAnsiTheme="majorHAnsi" w:cstheme="majorHAnsi"/>
          <w:sz w:val="28"/>
          <w:szCs w:val="28"/>
        </w:rPr>
        <w:t>I</w:t>
      </w:r>
      <w:r w:rsidRPr="00D203D2">
        <w:rPr>
          <w:rFonts w:asciiTheme="majorHAnsi" w:hAnsiTheme="majorHAnsi" w:cstheme="majorHAnsi"/>
          <w:sz w:val="28"/>
          <w:szCs w:val="28"/>
        </w:rPr>
        <w:t>dCommento</w:t>
      </w:r>
      <w:proofErr w:type="spellEnd"/>
      <w:r w:rsidR="003A741D" w:rsidRPr="00D203D2">
        <w:rPr>
          <w:rFonts w:asciiTheme="majorHAnsi" w:hAnsiTheme="majorHAnsi" w:cstheme="majorHAnsi"/>
          <w:sz w:val="28"/>
          <w:szCs w:val="28"/>
        </w:rPr>
        <w:t xml:space="preserve">, voto, commento, </w:t>
      </w:r>
      <w:r w:rsidRPr="00D203D2">
        <w:rPr>
          <w:rFonts w:asciiTheme="majorHAnsi" w:hAnsiTheme="majorHAnsi" w:cstheme="majorHAnsi"/>
          <w:sz w:val="28"/>
          <w:szCs w:val="28"/>
        </w:rPr>
        <w:t xml:space="preserve">segnalazione, </w:t>
      </w:r>
      <w:r w:rsidR="003A741D" w:rsidRPr="00D203D2">
        <w:rPr>
          <w:rFonts w:asciiTheme="majorHAnsi" w:hAnsiTheme="majorHAnsi" w:cstheme="majorHAnsi"/>
          <w:sz w:val="28"/>
          <w:szCs w:val="28"/>
        </w:rPr>
        <w:t>autore*</w:t>
      </w:r>
      <w:r w:rsidR="001A3DCD" w:rsidRPr="00D203D2">
        <w:rPr>
          <w:rFonts w:asciiTheme="majorHAnsi" w:hAnsiTheme="majorHAnsi" w:cstheme="majorHAnsi"/>
          <w:sz w:val="28"/>
          <w:szCs w:val="28"/>
        </w:rPr>
        <w:t>, ricetta*</w:t>
      </w:r>
      <w:r w:rsidR="003A741D" w:rsidRPr="00D203D2">
        <w:rPr>
          <w:rFonts w:asciiTheme="majorHAnsi" w:hAnsiTheme="majorHAnsi" w:cstheme="majorHAnsi"/>
          <w:sz w:val="28"/>
          <w:szCs w:val="28"/>
        </w:rPr>
        <w:t>)</w:t>
      </w:r>
    </w:p>
    <w:p w:rsidR="003A741D" w:rsidRPr="00D203D2" w:rsidRDefault="003A741D" w:rsidP="00D203D2">
      <w:pPr>
        <w:spacing w:line="276" w:lineRule="auto"/>
        <w:jc w:val="both"/>
        <w:rPr>
          <w:rFonts w:asciiTheme="majorHAnsi" w:hAnsiTheme="majorHAnsi" w:cstheme="majorHAnsi"/>
          <w:sz w:val="28"/>
          <w:szCs w:val="28"/>
        </w:rPr>
      </w:pPr>
      <w:proofErr w:type="gramStart"/>
      <w:r w:rsidRPr="00D203D2">
        <w:rPr>
          <w:rFonts w:asciiTheme="majorHAnsi" w:hAnsiTheme="majorHAnsi" w:cstheme="majorHAnsi"/>
          <w:b/>
          <w:sz w:val="28"/>
          <w:szCs w:val="28"/>
        </w:rPr>
        <w:t>Ruolo</w:t>
      </w:r>
      <w:r w:rsidRPr="00D203D2">
        <w:rPr>
          <w:rFonts w:asciiTheme="majorHAnsi" w:hAnsiTheme="majorHAnsi" w:cstheme="majorHAnsi"/>
          <w:sz w:val="28"/>
          <w:szCs w:val="28"/>
        </w:rPr>
        <w:t>(</w:t>
      </w:r>
      <w:proofErr w:type="spellStart"/>
      <w:proofErr w:type="gramEnd"/>
      <w:r w:rsidRPr="00D203D2">
        <w:rPr>
          <w:rFonts w:asciiTheme="majorHAnsi" w:hAnsiTheme="majorHAnsi" w:cstheme="majorHAnsi"/>
          <w:sz w:val="28"/>
          <w:szCs w:val="28"/>
        </w:rPr>
        <w:t>I</w:t>
      </w:r>
      <w:r w:rsidR="00CB1222" w:rsidRPr="00D203D2">
        <w:rPr>
          <w:rFonts w:asciiTheme="majorHAnsi" w:hAnsiTheme="majorHAnsi" w:cstheme="majorHAnsi"/>
          <w:sz w:val="28"/>
          <w:szCs w:val="28"/>
        </w:rPr>
        <w:t>dRuolo</w:t>
      </w:r>
      <w:proofErr w:type="spellEnd"/>
      <w:r w:rsidRPr="00D203D2">
        <w:rPr>
          <w:rFonts w:asciiTheme="majorHAnsi" w:hAnsiTheme="majorHAnsi" w:cstheme="majorHAnsi"/>
          <w:sz w:val="28"/>
          <w:szCs w:val="28"/>
        </w:rPr>
        <w:t>, nome, utente*)</w:t>
      </w:r>
    </w:p>
    <w:p w:rsidR="00FB60C1" w:rsidRDefault="00FB60C1" w:rsidP="000B784F">
      <w:pPr>
        <w:ind w:left="720"/>
        <w:rPr>
          <w:rFonts w:ascii="Arial" w:hAnsi="Arial" w:cs="Arial"/>
        </w:rPr>
      </w:pPr>
      <w:r>
        <w:rPr>
          <w:rFonts w:ascii="Arial" w:hAnsi="Arial" w:cs="Arial"/>
          <w:noProof/>
        </w:rPr>
        <w:lastRenderedPageBreak/>
        <w:drawing>
          <wp:inline distT="0" distB="0" distL="0" distR="0">
            <wp:extent cx="6120130" cy="499046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eManagerER.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990465"/>
                    </a:xfrm>
                    <a:prstGeom prst="rect">
                      <a:avLst/>
                    </a:prstGeom>
                  </pic:spPr>
                </pic:pic>
              </a:graphicData>
            </a:graphic>
          </wp:inline>
        </w:drawing>
      </w:r>
    </w:p>
    <w:p w:rsidR="00D203D2" w:rsidRDefault="00D203D2"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5372C" w:rsidRDefault="0055372C" w:rsidP="000B784F">
      <w:pPr>
        <w:ind w:left="720"/>
        <w:rPr>
          <w:rFonts w:ascii="Arial" w:hAnsi="Arial" w:cs="Arial"/>
        </w:rPr>
      </w:pPr>
    </w:p>
    <w:p w:rsidR="00585C50" w:rsidRPr="00D203D2" w:rsidRDefault="00585C50" w:rsidP="00D203D2">
      <w:pPr>
        <w:pStyle w:val="Titolo3"/>
        <w:rPr>
          <w:b/>
          <w:bCs/>
          <w:color w:val="8EAADB" w:themeColor="accent1" w:themeTint="99"/>
          <w:sz w:val="28"/>
          <w:szCs w:val="28"/>
        </w:rPr>
      </w:pPr>
      <w:bookmarkStart w:id="45" w:name="_Toc32069537"/>
      <w:r w:rsidRPr="00D203D2">
        <w:rPr>
          <w:b/>
          <w:bCs/>
          <w:color w:val="8EAADB" w:themeColor="accent1" w:themeTint="99"/>
          <w:sz w:val="28"/>
          <w:szCs w:val="28"/>
        </w:rPr>
        <w:lastRenderedPageBreak/>
        <w:t>Dettaglio struttura tabelle</w:t>
      </w:r>
      <w:bookmarkEnd w:id="45"/>
    </w:p>
    <w:p w:rsidR="00585C50" w:rsidRPr="00764EB3" w:rsidRDefault="00585C50" w:rsidP="00D203D2">
      <w:pPr>
        <w:pStyle w:val="Titolo4"/>
        <w:ind w:firstLine="708"/>
        <w:rPr>
          <w:b/>
          <w:bCs/>
          <w:i w:val="0"/>
          <w:iCs w:val="0"/>
          <w:color w:val="8EAADB" w:themeColor="accent1" w:themeTint="99"/>
          <w:sz w:val="28"/>
          <w:szCs w:val="28"/>
        </w:rPr>
      </w:pPr>
      <w:bookmarkStart w:id="46" w:name="_Toc32069538"/>
      <w:r w:rsidRPr="00764EB3">
        <w:rPr>
          <w:b/>
          <w:bCs/>
          <w:i w:val="0"/>
          <w:iCs w:val="0"/>
          <w:color w:val="8EAADB" w:themeColor="accent1" w:themeTint="99"/>
          <w:sz w:val="28"/>
          <w:szCs w:val="28"/>
        </w:rPr>
        <w:t>Utente</w:t>
      </w:r>
      <w:bookmarkEnd w:id="46"/>
    </w:p>
    <w:tbl>
      <w:tblPr>
        <w:tblStyle w:val="Grigliatabella"/>
        <w:tblW w:w="0" w:type="auto"/>
        <w:tblInd w:w="720" w:type="dxa"/>
        <w:tblLook w:val="04A0" w:firstRow="1" w:lastRow="0" w:firstColumn="1" w:lastColumn="0" w:noHBand="0" w:noVBand="1"/>
      </w:tblPr>
      <w:tblGrid>
        <w:gridCol w:w="2485"/>
        <w:gridCol w:w="2135"/>
        <w:gridCol w:w="2136"/>
        <w:gridCol w:w="2152"/>
      </w:tblGrid>
      <w:tr w:rsidR="00585C50" w:rsidTr="00585C50">
        <w:tc>
          <w:tcPr>
            <w:tcW w:w="2383" w:type="dxa"/>
            <w:shd w:val="clear" w:color="auto" w:fill="5B9BD5" w:themeFill="accent5"/>
          </w:tcPr>
          <w:p w:rsidR="00585C50" w:rsidRDefault="00585C50" w:rsidP="00585C50">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585C50">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585C50">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585C50">
            <w:pPr>
              <w:jc w:val="center"/>
              <w:rPr>
                <w:rFonts w:ascii="Arial" w:hAnsi="Arial" w:cs="Arial"/>
              </w:rPr>
            </w:pPr>
            <w:r>
              <w:rPr>
                <w:rFonts w:ascii="Arial" w:hAnsi="Arial" w:cs="Arial"/>
              </w:rPr>
              <w:t>Chiave</w:t>
            </w:r>
          </w:p>
        </w:tc>
      </w:tr>
      <w:tr w:rsidR="00FB60C1" w:rsidTr="00585C50">
        <w:tc>
          <w:tcPr>
            <w:tcW w:w="2383"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IdUtente</w:t>
            </w:r>
            <w:proofErr w:type="spellEnd"/>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gramStart"/>
            <w:r w:rsidRPr="00764EB3">
              <w:rPr>
                <w:rFonts w:asciiTheme="majorHAnsi" w:hAnsiTheme="majorHAnsi" w:cstheme="majorHAnsi"/>
                <w:sz w:val="28"/>
                <w:szCs w:val="28"/>
              </w:rPr>
              <w:t>Email</w:t>
            </w:r>
            <w:proofErr w:type="gramEnd"/>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Password</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pStyle w:val="Titolo5"/>
              <w:outlineLvl w:val="4"/>
            </w:pPr>
            <w:bookmarkStart w:id="47" w:name="_Toc32069539"/>
            <w:r w:rsidRPr="00764EB3">
              <w:t>Cognome</w:t>
            </w:r>
            <w:bookmarkEnd w:id="47"/>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DataDiNascita</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Telefono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r w:rsidR="009C581D" w:rsidRPr="00764EB3">
              <w:rPr>
                <w:rFonts w:asciiTheme="majorHAnsi" w:hAnsiTheme="majorHAnsi" w:cstheme="majorHAnsi"/>
                <w:sz w:val="28"/>
                <w:szCs w:val="28"/>
              </w:rPr>
              <w:t>8</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DataDiRegistrazione</w:t>
            </w:r>
            <w:proofErr w:type="spellEnd"/>
          </w:p>
        </w:tc>
        <w:tc>
          <w:tcPr>
            <w:tcW w:w="2152"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Date</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585C50">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Ruolo</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585C50" w:rsidRPr="00764EB3" w:rsidRDefault="00585C50" w:rsidP="00D203D2">
      <w:pPr>
        <w:pStyle w:val="Titolo4"/>
        <w:ind w:firstLine="708"/>
        <w:rPr>
          <w:b/>
          <w:bCs/>
          <w:i w:val="0"/>
          <w:iCs w:val="0"/>
          <w:color w:val="8EAADB" w:themeColor="accent1" w:themeTint="99"/>
          <w:sz w:val="28"/>
          <w:szCs w:val="28"/>
        </w:rPr>
      </w:pPr>
      <w:bookmarkStart w:id="48" w:name="_Toc32069540"/>
      <w:r w:rsidRPr="00764EB3">
        <w:rPr>
          <w:b/>
          <w:bCs/>
          <w:i w:val="0"/>
          <w:iCs w:val="0"/>
          <w:color w:val="8EAADB" w:themeColor="accent1" w:themeTint="99"/>
          <w:sz w:val="28"/>
          <w:szCs w:val="28"/>
        </w:rPr>
        <w:t>Ricetta</w:t>
      </w:r>
      <w:bookmarkEnd w:id="48"/>
    </w:p>
    <w:tbl>
      <w:tblPr>
        <w:tblStyle w:val="Grigliatabella"/>
        <w:tblW w:w="0" w:type="auto"/>
        <w:tblInd w:w="720" w:type="dxa"/>
        <w:tblLook w:val="04A0" w:firstRow="1" w:lastRow="0" w:firstColumn="1" w:lastColumn="0" w:noHBand="0" w:noVBand="1"/>
      </w:tblPr>
      <w:tblGrid>
        <w:gridCol w:w="2383"/>
        <w:gridCol w:w="2152"/>
        <w:gridCol w:w="2184"/>
        <w:gridCol w:w="2189"/>
      </w:tblGrid>
      <w:tr w:rsidR="00585C50" w:rsidTr="003B5D28">
        <w:tc>
          <w:tcPr>
            <w:tcW w:w="2383" w:type="dxa"/>
            <w:shd w:val="clear" w:color="auto" w:fill="5B9BD5" w:themeFill="accent5"/>
          </w:tcPr>
          <w:p w:rsidR="00585C50" w:rsidRDefault="00585C50" w:rsidP="003B5D28">
            <w:pPr>
              <w:jc w:val="center"/>
              <w:rPr>
                <w:rFonts w:ascii="Arial" w:hAnsi="Arial" w:cs="Arial"/>
              </w:rPr>
            </w:pPr>
            <w:r>
              <w:rPr>
                <w:rFonts w:ascii="Arial" w:hAnsi="Arial" w:cs="Arial"/>
              </w:rPr>
              <w:t>Nome</w:t>
            </w:r>
          </w:p>
        </w:tc>
        <w:tc>
          <w:tcPr>
            <w:tcW w:w="2152" w:type="dxa"/>
            <w:shd w:val="clear" w:color="auto" w:fill="5B9BD5" w:themeFill="accent5"/>
          </w:tcPr>
          <w:p w:rsidR="00585C50" w:rsidRDefault="00585C50" w:rsidP="003B5D28">
            <w:pPr>
              <w:jc w:val="center"/>
              <w:rPr>
                <w:rFonts w:ascii="Arial" w:hAnsi="Arial" w:cs="Arial"/>
              </w:rPr>
            </w:pPr>
            <w:r>
              <w:rPr>
                <w:rFonts w:ascii="Arial" w:hAnsi="Arial" w:cs="Arial"/>
              </w:rPr>
              <w:t>Tipo</w:t>
            </w:r>
          </w:p>
        </w:tc>
        <w:tc>
          <w:tcPr>
            <w:tcW w:w="2184" w:type="dxa"/>
            <w:shd w:val="clear" w:color="auto" w:fill="5B9BD5" w:themeFill="accent5"/>
          </w:tcPr>
          <w:p w:rsidR="00585C50" w:rsidRDefault="00585C50" w:rsidP="003B5D28">
            <w:pPr>
              <w:jc w:val="center"/>
              <w:rPr>
                <w:rFonts w:ascii="Arial" w:hAnsi="Arial" w:cs="Arial"/>
              </w:rPr>
            </w:pPr>
            <w:r>
              <w:rPr>
                <w:rFonts w:ascii="Arial" w:hAnsi="Arial" w:cs="Arial"/>
              </w:rPr>
              <w:t>Vincoli</w:t>
            </w:r>
          </w:p>
        </w:tc>
        <w:tc>
          <w:tcPr>
            <w:tcW w:w="2189" w:type="dxa"/>
            <w:shd w:val="clear" w:color="auto" w:fill="5B9BD5" w:themeFill="accent5"/>
          </w:tcPr>
          <w:p w:rsidR="00585C50" w:rsidRDefault="00585C50" w:rsidP="003B5D28">
            <w:pPr>
              <w:jc w:val="center"/>
              <w:rPr>
                <w:rFonts w:ascii="Arial" w:hAnsi="Arial" w:cs="Arial"/>
              </w:rPr>
            </w:pPr>
            <w:r>
              <w:rPr>
                <w:rFonts w:ascii="Arial" w:hAnsi="Arial" w:cs="Arial"/>
              </w:rPr>
              <w:t>Chiave</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w:t>
            </w:r>
            <w:r w:rsidR="00FB60C1" w:rsidRPr="00764EB3">
              <w:rPr>
                <w:rFonts w:asciiTheme="majorHAnsi" w:hAnsiTheme="majorHAnsi" w:cstheme="majorHAnsi"/>
                <w:sz w:val="28"/>
                <w:szCs w:val="28"/>
              </w:rPr>
              <w:t>dRicetta</w:t>
            </w:r>
            <w:proofErr w:type="spellEnd"/>
          </w:p>
        </w:tc>
        <w:tc>
          <w:tcPr>
            <w:tcW w:w="2152" w:type="dxa"/>
          </w:tcPr>
          <w:p w:rsidR="00585C50"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Titolo</w:t>
            </w:r>
          </w:p>
        </w:tc>
        <w:tc>
          <w:tcPr>
            <w:tcW w:w="2152" w:type="dxa"/>
          </w:tcPr>
          <w:p w:rsidR="00585C50" w:rsidRPr="00764EB3" w:rsidRDefault="00585C50"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100</w:t>
            </w:r>
            <w:r w:rsidRPr="00764EB3">
              <w:rPr>
                <w:rFonts w:asciiTheme="majorHAnsi" w:hAnsiTheme="majorHAnsi" w:cstheme="majorHAnsi"/>
                <w:sz w:val="28"/>
                <w:szCs w:val="28"/>
              </w:rPr>
              <w:t>)</w:t>
            </w:r>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Longtext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585C50" w:rsidP="00764EB3">
            <w:pPr>
              <w:jc w:val="both"/>
              <w:rPr>
                <w:rFonts w:asciiTheme="majorHAnsi" w:hAnsiTheme="majorHAnsi" w:cstheme="majorHAnsi"/>
                <w:sz w:val="28"/>
                <w:szCs w:val="28"/>
              </w:rPr>
            </w:pP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Ingredienti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Pareri</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585C50" w:rsidTr="003B5D28">
        <w:tc>
          <w:tcPr>
            <w:tcW w:w="2383"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Categorie</w:t>
            </w:r>
          </w:p>
        </w:tc>
        <w:tc>
          <w:tcPr>
            <w:tcW w:w="2152" w:type="dxa"/>
          </w:tcPr>
          <w:p w:rsidR="00585C50"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585C50" w:rsidRPr="00764EB3" w:rsidRDefault="00585C50"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585C50"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585C50" w:rsidRDefault="00585C50" w:rsidP="00585C50">
      <w:pPr>
        <w:ind w:left="720"/>
        <w:rPr>
          <w:rFonts w:ascii="Arial" w:hAnsi="Arial" w:cs="Arial"/>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49" w:name="_Toc32069541"/>
      <w:r w:rsidRPr="00D203D2">
        <w:rPr>
          <w:b/>
          <w:bCs/>
          <w:i w:val="0"/>
          <w:iCs w:val="0"/>
          <w:color w:val="8EAADB" w:themeColor="accent1" w:themeTint="99"/>
          <w:sz w:val="24"/>
          <w:szCs w:val="24"/>
        </w:rPr>
        <w:t>I</w:t>
      </w:r>
      <w:r w:rsidRPr="00764EB3">
        <w:rPr>
          <w:rFonts w:cstheme="majorHAnsi"/>
          <w:b/>
          <w:bCs/>
          <w:i w:val="0"/>
          <w:iCs w:val="0"/>
          <w:color w:val="8EAADB" w:themeColor="accent1" w:themeTint="99"/>
          <w:sz w:val="28"/>
          <w:szCs w:val="28"/>
        </w:rPr>
        <w:t>ngrediente</w:t>
      </w:r>
      <w:bookmarkEnd w:id="49"/>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pStyle w:val="Titolo5"/>
              <w:outlineLvl w:val="4"/>
            </w:pPr>
            <w:bookmarkStart w:id="50" w:name="_Toc32069542"/>
            <w:r w:rsidRPr="00764EB3">
              <w:t>Nome</w:t>
            </w:r>
            <w:bookmarkEnd w:id="50"/>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Metrica</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10)</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Quantità</w:t>
            </w:r>
          </w:p>
        </w:tc>
        <w:tc>
          <w:tcPr>
            <w:tcW w:w="2152" w:type="dxa"/>
          </w:tcPr>
          <w:p w:rsidR="00FB60C1" w:rsidRPr="00764EB3" w:rsidRDefault="00FB60C1"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Decimal</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3)</w:t>
            </w:r>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r w:rsidR="00FB60C1" w:rsidRPr="00764EB3" w:rsidTr="003B5D28">
        <w:tc>
          <w:tcPr>
            <w:tcW w:w="2383"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Calorie</w:t>
            </w:r>
          </w:p>
        </w:tc>
        <w:tc>
          <w:tcPr>
            <w:tcW w:w="2152" w:type="dxa"/>
          </w:tcPr>
          <w:p w:rsidR="00FB60C1" w:rsidRPr="00764EB3" w:rsidRDefault="00FB60C1"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FB60C1" w:rsidRPr="00764EB3" w:rsidRDefault="00FB60C1"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FB60C1" w:rsidRPr="00764EB3" w:rsidRDefault="00FB60C1" w:rsidP="00764EB3">
            <w:pPr>
              <w:jc w:val="both"/>
              <w:rPr>
                <w:rFonts w:asciiTheme="majorHAnsi" w:hAnsiTheme="majorHAnsi" w:cstheme="majorHAnsi"/>
                <w:sz w:val="28"/>
                <w:szCs w:val="28"/>
              </w:rPr>
            </w:pPr>
          </w:p>
        </w:tc>
      </w:tr>
    </w:tbl>
    <w:p w:rsidR="001A3DCD" w:rsidRDefault="001A3DCD"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Default="0055372C" w:rsidP="00764EB3">
      <w:pPr>
        <w:ind w:left="720"/>
        <w:jc w:val="both"/>
        <w:rPr>
          <w:rFonts w:asciiTheme="majorHAnsi" w:hAnsiTheme="majorHAnsi" w:cstheme="majorHAnsi"/>
          <w:sz w:val="28"/>
          <w:szCs w:val="28"/>
        </w:rPr>
      </w:pPr>
    </w:p>
    <w:p w:rsidR="0055372C" w:rsidRPr="00764EB3" w:rsidRDefault="0055372C"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51" w:name="_Toc32069543"/>
      <w:r w:rsidRPr="00764EB3">
        <w:rPr>
          <w:rFonts w:cstheme="majorHAnsi"/>
          <w:b/>
          <w:bCs/>
          <w:i w:val="0"/>
          <w:iCs w:val="0"/>
          <w:color w:val="8EAADB" w:themeColor="accent1" w:themeTint="99"/>
          <w:sz w:val="28"/>
          <w:szCs w:val="28"/>
        </w:rPr>
        <w:lastRenderedPageBreak/>
        <w:t>Categoria</w:t>
      </w:r>
      <w:bookmarkEnd w:id="51"/>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Descrizione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256</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52" w:name="_Toc32069544"/>
      <w:r w:rsidRPr="00764EB3">
        <w:rPr>
          <w:rFonts w:cstheme="majorHAnsi"/>
          <w:b/>
          <w:bCs/>
          <w:i w:val="0"/>
          <w:iCs w:val="0"/>
          <w:color w:val="8EAADB" w:themeColor="accent1" w:themeTint="99"/>
          <w:sz w:val="28"/>
          <w:szCs w:val="28"/>
        </w:rPr>
        <w:t>Segnalazione</w:t>
      </w:r>
      <w:bookmarkEnd w:id="52"/>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Testo</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200)</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Origine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Pr="00764EB3" w:rsidRDefault="001A3DCD" w:rsidP="00764EB3">
      <w:pPr>
        <w:ind w:left="720"/>
        <w:jc w:val="both"/>
        <w:rPr>
          <w:rFonts w:asciiTheme="majorHAnsi" w:hAnsiTheme="majorHAnsi" w:cstheme="majorHAnsi"/>
          <w:sz w:val="28"/>
          <w:szCs w:val="28"/>
        </w:rPr>
      </w:pPr>
    </w:p>
    <w:p w:rsidR="001A3DCD" w:rsidRPr="00764EB3" w:rsidRDefault="00D203D2" w:rsidP="00764EB3">
      <w:pPr>
        <w:pStyle w:val="Titolo4"/>
        <w:ind w:firstLine="708"/>
        <w:jc w:val="both"/>
        <w:rPr>
          <w:rFonts w:cstheme="majorHAnsi"/>
          <w:b/>
          <w:bCs/>
          <w:i w:val="0"/>
          <w:iCs w:val="0"/>
          <w:color w:val="8EAADB" w:themeColor="accent1" w:themeTint="99"/>
          <w:sz w:val="28"/>
          <w:szCs w:val="28"/>
        </w:rPr>
      </w:pPr>
      <w:bookmarkStart w:id="53" w:name="_Toc32069545"/>
      <w:r w:rsidRPr="00764EB3">
        <w:rPr>
          <w:rFonts w:cstheme="majorHAnsi"/>
          <w:b/>
          <w:bCs/>
          <w:i w:val="0"/>
          <w:iCs w:val="0"/>
          <w:color w:val="8EAADB" w:themeColor="accent1" w:themeTint="99"/>
          <w:sz w:val="28"/>
          <w:szCs w:val="28"/>
        </w:rPr>
        <w:t>Commento</w:t>
      </w:r>
      <w:bookmarkEnd w:id="53"/>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IDCOMMENTO</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commento</w:t>
            </w:r>
          </w:p>
        </w:tc>
        <w:tc>
          <w:tcPr>
            <w:tcW w:w="2152"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Text0512</w:t>
            </w:r>
            <w:r w:rsidR="009C581D"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764EB3" w:rsidRPr="00764EB3" w:rsidTr="003B5D28">
        <w:tc>
          <w:tcPr>
            <w:tcW w:w="2383" w:type="dxa"/>
          </w:tcPr>
          <w:p w:rsidR="00764EB3"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voto</w:t>
            </w:r>
          </w:p>
        </w:tc>
        <w:tc>
          <w:tcPr>
            <w:tcW w:w="2152" w:type="dxa"/>
          </w:tcPr>
          <w:p w:rsidR="00764EB3"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tinuInt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764EB3" w:rsidRPr="00764EB3" w:rsidRDefault="00764EB3" w:rsidP="00764EB3">
            <w:pPr>
              <w:jc w:val="both"/>
              <w:rPr>
                <w:rFonts w:asciiTheme="majorHAnsi" w:hAnsiTheme="majorHAnsi" w:cstheme="majorHAnsi"/>
                <w:sz w:val="28"/>
                <w:szCs w:val="28"/>
              </w:rPr>
            </w:pPr>
          </w:p>
        </w:tc>
        <w:tc>
          <w:tcPr>
            <w:tcW w:w="2189" w:type="dxa"/>
          </w:tcPr>
          <w:p w:rsidR="00764EB3" w:rsidRPr="00764EB3" w:rsidRDefault="00764EB3"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764EB3" w:rsidP="00764EB3">
            <w:pPr>
              <w:jc w:val="both"/>
              <w:rPr>
                <w:rFonts w:asciiTheme="majorHAnsi" w:hAnsiTheme="majorHAnsi" w:cstheme="majorHAnsi"/>
                <w:sz w:val="28"/>
                <w:szCs w:val="28"/>
              </w:rPr>
            </w:pPr>
            <w:r w:rsidRPr="00764EB3">
              <w:rPr>
                <w:rFonts w:asciiTheme="majorHAnsi" w:hAnsiTheme="majorHAnsi" w:cstheme="majorHAnsi"/>
                <w:sz w:val="28"/>
                <w:szCs w:val="28"/>
              </w:rPr>
              <w:t>segnalazione</w:t>
            </w:r>
          </w:p>
        </w:tc>
        <w:tc>
          <w:tcPr>
            <w:tcW w:w="2152" w:type="dxa"/>
          </w:tcPr>
          <w:p w:rsidR="001A3DCD" w:rsidRPr="00764EB3" w:rsidRDefault="00764EB3"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tiniInt</w:t>
            </w:r>
            <w:proofErr w:type="spellEnd"/>
            <w:r w:rsidRPr="00764EB3">
              <w:rPr>
                <w:rFonts w:asciiTheme="majorHAnsi" w:hAnsiTheme="majorHAnsi" w:cstheme="majorHAnsi"/>
                <w:sz w:val="28"/>
                <w:szCs w:val="28"/>
              </w:rPr>
              <w:t>(</w:t>
            </w:r>
            <w:proofErr w:type="gramEnd"/>
            <w:r w:rsidRPr="00764EB3">
              <w:rPr>
                <w:rFonts w:asciiTheme="majorHAnsi" w:hAnsiTheme="majorHAnsi" w:cstheme="majorHAnsi"/>
                <w:sz w:val="28"/>
                <w:szCs w:val="28"/>
              </w:rPr>
              <w:t>1)</w:t>
            </w:r>
          </w:p>
        </w:tc>
        <w:tc>
          <w:tcPr>
            <w:tcW w:w="2184" w:type="dxa"/>
          </w:tcPr>
          <w:p w:rsidR="001A3DCD" w:rsidRPr="00764EB3" w:rsidRDefault="001A3DCD" w:rsidP="00764EB3">
            <w:pPr>
              <w:jc w:val="both"/>
              <w:rPr>
                <w:rFonts w:asciiTheme="majorHAnsi" w:hAnsiTheme="majorHAnsi" w:cstheme="majorHAnsi"/>
                <w:sz w:val="28"/>
                <w:szCs w:val="28"/>
              </w:rPr>
            </w:pP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Autore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Ricetta</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C86AE9" w:rsidRPr="00764EB3" w:rsidRDefault="00C86AE9" w:rsidP="00764EB3">
      <w:pPr>
        <w:pStyle w:val="Paragrafoelenco"/>
        <w:ind w:left="792"/>
        <w:jc w:val="both"/>
        <w:rPr>
          <w:rFonts w:asciiTheme="majorHAnsi" w:hAnsiTheme="majorHAnsi" w:cstheme="majorHAnsi"/>
          <w:sz w:val="28"/>
          <w:szCs w:val="28"/>
        </w:rPr>
      </w:pPr>
    </w:p>
    <w:p w:rsidR="001A3DCD" w:rsidRPr="00764EB3" w:rsidRDefault="001A3DCD" w:rsidP="00764EB3">
      <w:pPr>
        <w:pStyle w:val="Titolo4"/>
        <w:ind w:firstLine="708"/>
        <w:jc w:val="both"/>
        <w:rPr>
          <w:rFonts w:cstheme="majorHAnsi"/>
          <w:b/>
          <w:bCs/>
          <w:i w:val="0"/>
          <w:iCs w:val="0"/>
          <w:color w:val="8EAADB" w:themeColor="accent1" w:themeTint="99"/>
          <w:sz w:val="28"/>
          <w:szCs w:val="28"/>
        </w:rPr>
      </w:pPr>
      <w:bookmarkStart w:id="54" w:name="_Toc32069546"/>
      <w:r w:rsidRPr="00764EB3">
        <w:rPr>
          <w:rFonts w:cstheme="majorHAnsi"/>
          <w:b/>
          <w:bCs/>
          <w:i w:val="0"/>
          <w:iCs w:val="0"/>
          <w:color w:val="8EAADB" w:themeColor="accent1" w:themeTint="99"/>
          <w:sz w:val="28"/>
          <w:szCs w:val="28"/>
        </w:rPr>
        <w:t>Ruolo</w:t>
      </w:r>
      <w:bookmarkEnd w:id="54"/>
    </w:p>
    <w:tbl>
      <w:tblPr>
        <w:tblStyle w:val="Grigliatabella"/>
        <w:tblW w:w="0" w:type="auto"/>
        <w:tblInd w:w="720" w:type="dxa"/>
        <w:tblLook w:val="04A0" w:firstRow="1" w:lastRow="0" w:firstColumn="1" w:lastColumn="0" w:noHBand="0" w:noVBand="1"/>
      </w:tblPr>
      <w:tblGrid>
        <w:gridCol w:w="2383"/>
        <w:gridCol w:w="2152"/>
        <w:gridCol w:w="2184"/>
        <w:gridCol w:w="2189"/>
      </w:tblGrid>
      <w:tr w:rsidR="001A3DCD" w:rsidRPr="00764EB3" w:rsidTr="003B5D28">
        <w:tc>
          <w:tcPr>
            <w:tcW w:w="2383"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Tipo</w:t>
            </w:r>
          </w:p>
        </w:tc>
        <w:tc>
          <w:tcPr>
            <w:tcW w:w="2184"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Vincoli</w:t>
            </w:r>
          </w:p>
        </w:tc>
        <w:tc>
          <w:tcPr>
            <w:tcW w:w="2189" w:type="dxa"/>
            <w:shd w:val="clear" w:color="auto" w:fill="5B9BD5" w:themeFill="accent5"/>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ID</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Primaria</w:t>
            </w: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Nome</w:t>
            </w:r>
          </w:p>
        </w:tc>
        <w:tc>
          <w:tcPr>
            <w:tcW w:w="2152" w:type="dxa"/>
          </w:tcPr>
          <w:p w:rsidR="001A3DCD" w:rsidRPr="00764EB3" w:rsidRDefault="001A3DCD" w:rsidP="00764EB3">
            <w:pPr>
              <w:jc w:val="both"/>
              <w:rPr>
                <w:rFonts w:asciiTheme="majorHAnsi" w:hAnsiTheme="majorHAnsi" w:cstheme="majorHAnsi"/>
                <w:sz w:val="28"/>
                <w:szCs w:val="28"/>
              </w:rPr>
            </w:pPr>
            <w:proofErr w:type="spellStart"/>
            <w:proofErr w:type="gramStart"/>
            <w:r w:rsidRPr="00764EB3">
              <w:rPr>
                <w:rFonts w:asciiTheme="majorHAnsi" w:hAnsiTheme="majorHAnsi" w:cstheme="majorHAnsi"/>
                <w:sz w:val="28"/>
                <w:szCs w:val="28"/>
              </w:rPr>
              <w:t>Varchar</w:t>
            </w:r>
            <w:proofErr w:type="spellEnd"/>
            <w:r w:rsidRPr="00764EB3">
              <w:rPr>
                <w:rFonts w:asciiTheme="majorHAnsi" w:hAnsiTheme="majorHAnsi" w:cstheme="majorHAnsi"/>
                <w:sz w:val="28"/>
                <w:szCs w:val="28"/>
              </w:rPr>
              <w:t>(</w:t>
            </w:r>
            <w:proofErr w:type="gramEnd"/>
            <w:r w:rsidR="009C581D" w:rsidRPr="00764EB3">
              <w:rPr>
                <w:rFonts w:asciiTheme="majorHAnsi" w:hAnsiTheme="majorHAnsi" w:cstheme="majorHAnsi"/>
                <w:sz w:val="28"/>
                <w:szCs w:val="28"/>
              </w:rPr>
              <w:t>45</w:t>
            </w:r>
            <w:r w:rsidRPr="00764EB3">
              <w:rPr>
                <w:rFonts w:asciiTheme="majorHAnsi" w:hAnsiTheme="majorHAnsi" w:cstheme="majorHAnsi"/>
                <w:sz w:val="28"/>
                <w:szCs w:val="28"/>
              </w:rPr>
              <w:t>)</w:t>
            </w:r>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p>
        </w:tc>
      </w:tr>
      <w:tr w:rsidR="001A3DCD" w:rsidRPr="00764EB3" w:rsidTr="003B5D28">
        <w:tc>
          <w:tcPr>
            <w:tcW w:w="2383"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Utente</w:t>
            </w:r>
          </w:p>
        </w:tc>
        <w:tc>
          <w:tcPr>
            <w:tcW w:w="2152" w:type="dxa"/>
          </w:tcPr>
          <w:p w:rsidR="001A3DCD" w:rsidRPr="00764EB3" w:rsidRDefault="009C581D" w:rsidP="00764EB3">
            <w:pPr>
              <w:jc w:val="both"/>
              <w:rPr>
                <w:rFonts w:asciiTheme="majorHAnsi" w:hAnsiTheme="majorHAnsi" w:cstheme="majorHAnsi"/>
                <w:sz w:val="28"/>
                <w:szCs w:val="28"/>
              </w:rPr>
            </w:pPr>
            <w:proofErr w:type="spellStart"/>
            <w:r w:rsidRPr="00764EB3">
              <w:rPr>
                <w:rFonts w:asciiTheme="majorHAnsi" w:hAnsiTheme="majorHAnsi" w:cstheme="majorHAnsi"/>
                <w:sz w:val="28"/>
                <w:szCs w:val="28"/>
              </w:rPr>
              <w:t>int</w:t>
            </w:r>
            <w:proofErr w:type="spellEnd"/>
          </w:p>
        </w:tc>
        <w:tc>
          <w:tcPr>
            <w:tcW w:w="2184"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NOT NULL</w:t>
            </w:r>
          </w:p>
        </w:tc>
        <w:tc>
          <w:tcPr>
            <w:tcW w:w="2189" w:type="dxa"/>
          </w:tcPr>
          <w:p w:rsidR="001A3DCD" w:rsidRPr="00764EB3" w:rsidRDefault="001A3DCD" w:rsidP="00764EB3">
            <w:pPr>
              <w:jc w:val="both"/>
              <w:rPr>
                <w:rFonts w:asciiTheme="majorHAnsi" w:hAnsiTheme="majorHAnsi" w:cstheme="majorHAnsi"/>
                <w:sz w:val="28"/>
                <w:szCs w:val="28"/>
              </w:rPr>
            </w:pPr>
            <w:r w:rsidRPr="00764EB3">
              <w:rPr>
                <w:rFonts w:asciiTheme="majorHAnsi" w:hAnsiTheme="majorHAnsi" w:cstheme="majorHAnsi"/>
                <w:sz w:val="28"/>
                <w:szCs w:val="28"/>
              </w:rPr>
              <w:t>Chiave Esterna</w:t>
            </w:r>
          </w:p>
        </w:tc>
      </w:tr>
    </w:tbl>
    <w:p w:rsidR="001A3DCD" w:rsidRDefault="001A3DCD"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2218CA" w:rsidRDefault="002218CA"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764EB3" w:rsidRDefault="00764EB3" w:rsidP="00C86AE9">
      <w:pPr>
        <w:pStyle w:val="Paragrafoelenco"/>
        <w:ind w:left="792"/>
        <w:rPr>
          <w:rFonts w:ascii="Arial" w:hAnsi="Arial" w:cs="Arial"/>
        </w:rPr>
      </w:pPr>
    </w:p>
    <w:p w:rsidR="002218CA" w:rsidRPr="009C1793" w:rsidRDefault="002218CA" w:rsidP="00C86AE9">
      <w:pPr>
        <w:pStyle w:val="Paragrafoelenco"/>
        <w:ind w:left="792"/>
        <w:rPr>
          <w:rFonts w:ascii="Arial" w:hAnsi="Arial" w:cs="Arial"/>
        </w:rPr>
      </w:pPr>
    </w:p>
    <w:p w:rsidR="009C1793" w:rsidRPr="00764EB3" w:rsidRDefault="009C1793" w:rsidP="00764EB3">
      <w:pPr>
        <w:pStyle w:val="Titolo2"/>
        <w:rPr>
          <w:b/>
          <w:bCs/>
          <w:color w:val="8EAADB" w:themeColor="accent1" w:themeTint="99"/>
          <w:sz w:val="44"/>
          <w:szCs w:val="44"/>
        </w:rPr>
      </w:pPr>
      <w:bookmarkStart w:id="55" w:name="_Toc32069547"/>
      <w:r w:rsidRPr="00764EB3">
        <w:rPr>
          <w:b/>
          <w:bCs/>
          <w:color w:val="8EAADB" w:themeColor="accent1" w:themeTint="99"/>
          <w:sz w:val="44"/>
          <w:szCs w:val="44"/>
        </w:rPr>
        <w:lastRenderedPageBreak/>
        <w:t>Controllo accessi e sicurezza</w:t>
      </w:r>
      <w:bookmarkEnd w:id="55"/>
    </w:p>
    <w:p w:rsidR="00C86AE9" w:rsidRPr="00764EB3" w:rsidRDefault="00BE32BC" w:rsidP="00764EB3">
      <w:pPr>
        <w:pStyle w:val="Rientrocorpodeltesto"/>
      </w:pPr>
      <w:r w:rsidRPr="00764EB3">
        <w:t>Nel sistema RecipeManager sono presenti diversi attori, ma non tutti possono eseguire le stesse operazioni. A questo proposito, si è reso necessario descrivere in una tabella degli accessi tutte le operazioni che ogni attore può eseguire:</w:t>
      </w:r>
    </w:p>
    <w:p w:rsidR="00BE32BC" w:rsidRPr="00E47A93" w:rsidRDefault="00E47A93" w:rsidP="00E47A93">
      <w:pPr>
        <w:pStyle w:val="Titolo3"/>
        <w:rPr>
          <w:b/>
          <w:bCs/>
          <w:color w:val="8EAADB" w:themeColor="accent1" w:themeTint="99"/>
          <w:sz w:val="28"/>
          <w:szCs w:val="28"/>
        </w:rPr>
      </w:pPr>
      <w:bookmarkStart w:id="56" w:name="_Toc32069548"/>
      <w:r w:rsidRPr="00E47A93">
        <w:rPr>
          <w:b/>
          <w:bCs/>
          <w:color w:val="8EAADB" w:themeColor="accent1" w:themeTint="99"/>
          <w:sz w:val="28"/>
          <w:szCs w:val="28"/>
        </w:rPr>
        <w:t>ACL</w:t>
      </w:r>
      <w:bookmarkEnd w:id="56"/>
    </w:p>
    <w:tbl>
      <w:tblPr>
        <w:tblStyle w:val="Tabellagriglia5scura-colore3"/>
        <w:tblW w:w="9658" w:type="dxa"/>
        <w:tblLook w:val="04A0" w:firstRow="1" w:lastRow="0" w:firstColumn="1" w:lastColumn="0" w:noHBand="0" w:noVBand="1"/>
      </w:tblPr>
      <w:tblGrid>
        <w:gridCol w:w="2041"/>
        <w:gridCol w:w="2370"/>
        <w:gridCol w:w="2946"/>
        <w:gridCol w:w="2301"/>
      </w:tblGrid>
      <w:tr w:rsidR="001C2457" w:rsidTr="001C2457">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041" w:type="dxa"/>
            <w:shd w:val="clear" w:color="auto" w:fill="FFFFFF" w:themeFill="background1"/>
          </w:tcPr>
          <w:p w:rsidR="001C2457" w:rsidRDefault="001C2457" w:rsidP="00C86AE9">
            <w:pPr>
              <w:rPr>
                <w:rFonts w:ascii="Arial" w:hAnsi="Arial" w:cs="Arial"/>
              </w:rPr>
            </w:pPr>
            <w:r w:rsidRPr="00BE32BC">
              <w:rPr>
                <w:rFonts w:ascii="Arial" w:hAnsi="Arial" w:cs="Arial"/>
                <w:color w:val="000000" w:themeColor="text1"/>
              </w:rPr>
              <w:t>Oggetti\Attori</w:t>
            </w:r>
          </w:p>
        </w:tc>
        <w:tc>
          <w:tcPr>
            <w:tcW w:w="2370" w:type="dxa"/>
          </w:tcPr>
          <w:p w:rsidR="001C2457" w:rsidRDefault="001C2457"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Utente</w:t>
            </w:r>
            <w:r w:rsidR="00E47A93">
              <w:rPr>
                <w:rFonts w:ascii="Arial" w:hAnsi="Arial" w:cs="Arial"/>
              </w:rPr>
              <w:t xml:space="preserve"> Registrato</w:t>
            </w:r>
          </w:p>
        </w:tc>
        <w:tc>
          <w:tcPr>
            <w:tcW w:w="2946"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Visitatore</w:t>
            </w:r>
          </w:p>
        </w:tc>
        <w:tc>
          <w:tcPr>
            <w:tcW w:w="2301" w:type="dxa"/>
          </w:tcPr>
          <w:p w:rsidR="001C2457" w:rsidRDefault="00E47A93" w:rsidP="00C86AE9">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Manager</w:t>
            </w:r>
          </w:p>
        </w:tc>
      </w:tr>
      <w:tr w:rsidR="001C2457" w:rsidTr="001C2457">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Utente</w:t>
            </w:r>
          </w:p>
        </w:tc>
        <w:tc>
          <w:tcPr>
            <w:tcW w:w="2370"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Completa Profilo</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Profilo</w:t>
            </w:r>
          </w:p>
        </w:tc>
        <w:tc>
          <w:tcPr>
            <w:tcW w:w="2946"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Registrazione</w:t>
            </w:r>
          </w:p>
        </w:tc>
        <w:tc>
          <w:tcPr>
            <w:tcW w:w="2301" w:type="dxa"/>
          </w:tcPr>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Login</w:t>
            </w:r>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proofErr w:type="spellStart"/>
            <w:r w:rsidRPr="00764EB3">
              <w:rPr>
                <w:rFonts w:asciiTheme="majorHAnsi" w:hAnsiTheme="majorHAnsi" w:cstheme="majorHAnsi"/>
                <w:sz w:val="28"/>
                <w:szCs w:val="28"/>
              </w:rPr>
              <w:t>Logout</w:t>
            </w:r>
            <w:proofErr w:type="spellEnd"/>
          </w:p>
          <w:p w:rsidR="001C2457" w:rsidRPr="00764EB3" w:rsidRDefault="001C2457" w:rsidP="00973023">
            <w:pPr>
              <w:pStyle w:val="Paragrafoelenco"/>
              <w:numPr>
                <w:ilvl w:val="0"/>
                <w:numId w:val="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w:t>
            </w:r>
            <w:r w:rsidRPr="00764EB3">
              <w:rPr>
                <w:rFonts w:asciiTheme="majorHAnsi" w:hAnsiTheme="majorHAnsi" w:cstheme="majorHAnsi"/>
                <w:sz w:val="28"/>
                <w:szCs w:val="28"/>
              </w:rPr>
              <w:br/>
              <w:t>Profilo</w:t>
            </w:r>
          </w:p>
        </w:tc>
      </w:tr>
      <w:tr w:rsidR="001C2457" w:rsidTr="001C2457">
        <w:trPr>
          <w:trHeight w:val="555"/>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Ricetta</w:t>
            </w:r>
          </w:p>
        </w:tc>
        <w:tc>
          <w:tcPr>
            <w:tcW w:w="2370"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Nuova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946"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tc>
        <w:tc>
          <w:tcPr>
            <w:tcW w:w="2301" w:type="dxa"/>
          </w:tcPr>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lista Ricette</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Dettaglio Ricetta</w:t>
            </w:r>
          </w:p>
          <w:p w:rsidR="001C2457" w:rsidRPr="00764EB3" w:rsidRDefault="001C2457" w:rsidP="00973023">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Elimina Ricetta</w:t>
            </w:r>
          </w:p>
        </w:tc>
      </w:tr>
      <w:tr w:rsidR="001C2457" w:rsidTr="001C2457">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41" w:type="dxa"/>
          </w:tcPr>
          <w:p w:rsidR="001C2457" w:rsidRDefault="001C2457" w:rsidP="00C86AE9">
            <w:pPr>
              <w:rPr>
                <w:rFonts w:ascii="Arial" w:hAnsi="Arial" w:cs="Arial"/>
              </w:rPr>
            </w:pPr>
            <w:r>
              <w:rPr>
                <w:rFonts w:ascii="Arial" w:hAnsi="Arial" w:cs="Arial"/>
              </w:rPr>
              <w:t>Commento</w:t>
            </w:r>
          </w:p>
        </w:tc>
        <w:tc>
          <w:tcPr>
            <w:tcW w:w="2370"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Nuovo Parere</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946"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tc>
        <w:tc>
          <w:tcPr>
            <w:tcW w:w="2301" w:type="dxa"/>
          </w:tcPr>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Visualizza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Cancella Commenti</w:t>
            </w:r>
          </w:p>
          <w:p w:rsidR="001C2457" w:rsidRPr="00764EB3" w:rsidRDefault="001C2457" w:rsidP="00973023">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764EB3">
              <w:rPr>
                <w:rFonts w:asciiTheme="majorHAnsi" w:hAnsiTheme="majorHAnsi" w:cstheme="majorHAnsi"/>
                <w:sz w:val="28"/>
                <w:szCs w:val="28"/>
              </w:rPr>
              <w:t>Modifica Commenti</w:t>
            </w:r>
          </w:p>
        </w:tc>
      </w:tr>
    </w:tbl>
    <w:p w:rsidR="00BE32BC" w:rsidRDefault="00BE32BC" w:rsidP="00C86AE9">
      <w:pPr>
        <w:ind w:left="360"/>
        <w:rPr>
          <w:rFonts w:ascii="Arial" w:hAnsi="Arial" w:cs="Arial"/>
        </w:rPr>
      </w:pPr>
    </w:p>
    <w:p w:rsidR="00BE32BC" w:rsidRDefault="00BE32BC"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E47A93" w:rsidRDefault="00E47A93" w:rsidP="00C86AE9">
      <w:pPr>
        <w:ind w:left="360"/>
        <w:rPr>
          <w:rFonts w:ascii="Arial" w:hAnsi="Arial" w:cs="Arial"/>
        </w:rPr>
      </w:pPr>
    </w:p>
    <w:p w:rsidR="0055372C" w:rsidRPr="00C86AE9" w:rsidRDefault="0055372C" w:rsidP="00C86AE9">
      <w:pPr>
        <w:ind w:left="360"/>
        <w:rPr>
          <w:rFonts w:ascii="Arial" w:hAnsi="Arial" w:cs="Arial"/>
        </w:rPr>
      </w:pPr>
    </w:p>
    <w:p w:rsidR="009C1793" w:rsidRPr="00E47A93" w:rsidRDefault="009C1793" w:rsidP="00E47A93">
      <w:pPr>
        <w:pStyle w:val="Titolo2"/>
        <w:rPr>
          <w:b/>
          <w:bCs/>
          <w:sz w:val="44"/>
          <w:szCs w:val="44"/>
        </w:rPr>
      </w:pPr>
      <w:bookmarkStart w:id="57" w:name="_Toc32069549"/>
      <w:r w:rsidRPr="00E47A93">
        <w:rPr>
          <w:b/>
          <w:bCs/>
          <w:sz w:val="44"/>
          <w:szCs w:val="44"/>
        </w:rPr>
        <w:lastRenderedPageBreak/>
        <w:t>Controllo del software</w:t>
      </w:r>
      <w:r w:rsidR="00D0328B" w:rsidRPr="00E47A93">
        <w:rPr>
          <w:b/>
          <w:bCs/>
          <w:sz w:val="44"/>
          <w:szCs w:val="44"/>
        </w:rPr>
        <w:t xml:space="preserve"> globale</w:t>
      </w:r>
      <w:bookmarkEnd w:id="57"/>
    </w:p>
    <w:p w:rsidR="00C86AE9" w:rsidRPr="00E47A93" w:rsidRDefault="009572AB" w:rsidP="00E47A93">
      <w:pPr>
        <w:pStyle w:val="Corpodeltesto3"/>
      </w:pPr>
      <w:r w:rsidRPr="00E47A93">
        <w:t xml:space="preserve">Il controllo del flusso software viene gestito da classi </w:t>
      </w:r>
      <w:proofErr w:type="spellStart"/>
      <w:r w:rsidRPr="00E47A93">
        <w:t>JavaServlet</w:t>
      </w:r>
      <w:proofErr w:type="spellEnd"/>
      <w:r w:rsidRPr="00E47A93">
        <w:t xml:space="preserve"> che interagendo con il client, il quale si interfaccia tramite un web browser, svolgono le varie operazioni. Il server smista ogni nuova richiesta alle classi </w:t>
      </w:r>
      <w:proofErr w:type="spellStart"/>
      <w:r w:rsidRPr="00E47A93">
        <w:t>JavaServlet</w:t>
      </w:r>
      <w:proofErr w:type="spellEnd"/>
      <w:r w:rsidRPr="00E47A93">
        <w:t>, inoltrando poi la risposta al client</w:t>
      </w:r>
    </w:p>
    <w:p w:rsidR="009C1793" w:rsidRPr="00E47A93" w:rsidRDefault="009C1793" w:rsidP="00E47A93">
      <w:pPr>
        <w:pStyle w:val="Titolo3"/>
        <w:rPr>
          <w:b/>
          <w:bCs/>
          <w:sz w:val="28"/>
          <w:szCs w:val="28"/>
        </w:rPr>
      </w:pPr>
      <w:bookmarkStart w:id="58" w:name="_Toc32069550"/>
      <w:r w:rsidRPr="00E47A93">
        <w:rPr>
          <w:b/>
          <w:bCs/>
          <w:sz w:val="28"/>
          <w:szCs w:val="28"/>
        </w:rPr>
        <w:t xml:space="preserve">Condizione dei </w:t>
      </w:r>
      <w:proofErr w:type="spellStart"/>
      <w:r w:rsidRPr="00E47A93">
        <w:rPr>
          <w:b/>
          <w:bCs/>
          <w:sz w:val="28"/>
          <w:szCs w:val="28"/>
        </w:rPr>
        <w:t>boundary</w:t>
      </w:r>
      <w:bookmarkEnd w:id="58"/>
      <w:proofErr w:type="spellEnd"/>
    </w:p>
    <w:p w:rsidR="009572AB" w:rsidRPr="00E47A93" w:rsidRDefault="009572AB" w:rsidP="00E47A93">
      <w:pPr>
        <w:pStyle w:val="Corpodeltesto3"/>
      </w:pPr>
      <w:r w:rsidRPr="00E47A93">
        <w:t xml:space="preserve">Le condizioni limite riguardano l’accensione e lo spegnimento del sistema per quanto riguarda il lato Server. Dal lato Client si riferiscono agli errori di connessione al server. </w:t>
      </w:r>
    </w:p>
    <w:p w:rsidR="009572AB" w:rsidRPr="00E47A93" w:rsidRDefault="009572AB" w:rsidP="00E47A93">
      <w:pPr>
        <w:pStyle w:val="Titolo4"/>
        <w:ind w:firstLine="708"/>
        <w:rPr>
          <w:sz w:val="28"/>
          <w:szCs w:val="28"/>
        </w:rPr>
      </w:pPr>
      <w:bookmarkStart w:id="59" w:name="_Toc32069551"/>
      <w:r w:rsidRPr="00E47A93">
        <w:rPr>
          <w:sz w:val="28"/>
          <w:szCs w:val="28"/>
        </w:rPr>
        <w:t>Avvio del sistema</w:t>
      </w:r>
      <w:bookmarkEnd w:id="59"/>
    </w:p>
    <w:p w:rsidR="009572AB" w:rsidRPr="00E47A93" w:rsidRDefault="009572AB" w:rsidP="00E47A93">
      <w:pPr>
        <w:pStyle w:val="Rientrocorpodeltesto3"/>
      </w:pPr>
      <w:r w:rsidRPr="00E47A93">
        <w:t xml:space="preserve"> Per lo start-up del sistema è necessario avviare il web server. In seguito, tramite l'interfaccia di Login, sarà possibile autenticarsi tramite opportune credenziali (</w:t>
      </w:r>
      <w:proofErr w:type="spellStart"/>
      <w:r w:rsidRPr="00E47A93">
        <w:t>useraname</w:t>
      </w:r>
      <w:proofErr w:type="spellEnd"/>
      <w:r w:rsidRPr="00E47A93">
        <w:t xml:space="preserve"> e </w:t>
      </w:r>
      <w:proofErr w:type="spellStart"/>
      <w:r w:rsidRPr="00E47A93">
        <w:t>passowrd</w:t>
      </w:r>
      <w:proofErr w:type="spellEnd"/>
      <w:r w:rsidRPr="00E47A93">
        <w:t xml:space="preserve">) come Amministratore, Operatore e Cliente. </w:t>
      </w:r>
    </w:p>
    <w:p w:rsidR="009572AB" w:rsidRDefault="009572AB" w:rsidP="00E47A93">
      <w:pPr>
        <w:pStyle w:val="Paragrafoelenco"/>
        <w:ind w:left="1224"/>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60" w:name="_Toc32069552"/>
      <w:r w:rsidRPr="00E47A93">
        <w:rPr>
          <w:b/>
          <w:bCs/>
          <w:i w:val="0"/>
          <w:iCs w:val="0"/>
          <w:color w:val="8EAADB" w:themeColor="accent1" w:themeTint="99"/>
          <w:sz w:val="28"/>
          <w:szCs w:val="28"/>
        </w:rPr>
        <w:t>Terminazione del sistema</w:t>
      </w:r>
      <w:bookmarkEnd w:id="60"/>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 xml:space="preserve">Al momento della corretta chiusura dell’applicazione, si ha la terminazione del sistema con un regolare </w:t>
      </w:r>
      <w:proofErr w:type="spellStart"/>
      <w:r w:rsidRPr="00E47A93">
        <w:t>Logout</w:t>
      </w:r>
      <w:proofErr w:type="spellEnd"/>
      <w:r w:rsidRPr="00E47A93">
        <w:t>. Per terminare il server è necessario l’intervento dell’amministratore. Questo dovrà effettuare la procedura di terminazione dopo la quale non sarà possibile per nessun client connettersi al sistema.</w:t>
      </w:r>
    </w:p>
    <w:p w:rsidR="009572AB" w:rsidRPr="009572AB" w:rsidRDefault="009572AB" w:rsidP="00E47A93">
      <w:pPr>
        <w:pStyle w:val="Paragrafoelenco"/>
        <w:rPr>
          <w:rFonts w:ascii="Arial" w:hAnsi="Arial" w:cs="Arial"/>
        </w:rPr>
      </w:pPr>
    </w:p>
    <w:p w:rsidR="009572AB" w:rsidRPr="00E47A93" w:rsidRDefault="009572AB" w:rsidP="00E47A93">
      <w:pPr>
        <w:pStyle w:val="Titolo4"/>
        <w:ind w:firstLine="708"/>
        <w:rPr>
          <w:b/>
          <w:bCs/>
          <w:i w:val="0"/>
          <w:iCs w:val="0"/>
          <w:color w:val="8EAADB" w:themeColor="accent1" w:themeTint="99"/>
          <w:sz w:val="28"/>
          <w:szCs w:val="28"/>
        </w:rPr>
      </w:pPr>
      <w:bookmarkStart w:id="61" w:name="_Toc32069553"/>
      <w:r w:rsidRPr="00E47A93">
        <w:rPr>
          <w:b/>
          <w:bCs/>
          <w:i w:val="0"/>
          <w:iCs w:val="0"/>
          <w:color w:val="8EAADB" w:themeColor="accent1" w:themeTint="99"/>
          <w:sz w:val="28"/>
          <w:szCs w:val="28"/>
        </w:rPr>
        <w:t>Fallimento del sistema</w:t>
      </w:r>
      <w:bookmarkEnd w:id="61"/>
      <w:r w:rsidRPr="00E47A93">
        <w:rPr>
          <w:b/>
          <w:bCs/>
          <w:i w:val="0"/>
          <w:iCs w:val="0"/>
          <w:color w:val="8EAADB" w:themeColor="accent1" w:themeTint="99"/>
          <w:sz w:val="28"/>
          <w:szCs w:val="28"/>
        </w:rPr>
        <w:t xml:space="preserve"> </w:t>
      </w:r>
    </w:p>
    <w:p w:rsidR="009572AB" w:rsidRPr="00E47A93" w:rsidRDefault="009572AB" w:rsidP="00E47A93">
      <w:pPr>
        <w:pStyle w:val="Rientrocorpodeltesto3"/>
      </w:pPr>
      <w:r w:rsidRPr="00E47A93">
        <w:t>Nel caso si verifichi un errore dovuto all’hardware o al software si cercherà di ripristinare una configurazione del sistema precedente allo stato d’errore. Visto che i dati sono gestiti dal DBMS non c’è rischio di perderli. Tuttavia, se si verifica un guasto al supporto di memorizzazione si può avere una perdita di dati.</w:t>
      </w:r>
    </w:p>
    <w:p w:rsidR="006A385B" w:rsidRDefault="006A385B" w:rsidP="009572AB">
      <w:pPr>
        <w:ind w:left="720"/>
        <w:rPr>
          <w:rFonts w:ascii="Arial" w:hAnsi="Arial" w:cs="Arial"/>
        </w:rPr>
      </w:pPr>
    </w:p>
    <w:p w:rsidR="001C45C9" w:rsidRDefault="001C45C9" w:rsidP="009572AB">
      <w:pPr>
        <w:ind w:left="720"/>
        <w:rPr>
          <w:rFonts w:ascii="Arial" w:hAnsi="Arial" w:cs="Arial"/>
        </w:rPr>
      </w:pPr>
    </w:p>
    <w:p w:rsidR="001C45C9" w:rsidRDefault="001C45C9"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8C2DD1" w:rsidRDefault="008C2DD1" w:rsidP="009572AB">
      <w:pPr>
        <w:ind w:left="720"/>
        <w:rPr>
          <w:rFonts w:ascii="Arial" w:hAnsi="Arial" w:cs="Arial"/>
        </w:rPr>
      </w:pPr>
    </w:p>
    <w:p w:rsidR="006A385B" w:rsidRPr="009572AB" w:rsidRDefault="006A385B" w:rsidP="009572AB">
      <w:pPr>
        <w:ind w:left="720"/>
        <w:rPr>
          <w:rFonts w:ascii="Arial" w:hAnsi="Arial" w:cs="Arial"/>
        </w:rPr>
      </w:pPr>
    </w:p>
    <w:p w:rsidR="009C1793" w:rsidRPr="008C2DD1" w:rsidRDefault="009C1793" w:rsidP="008C2DD1">
      <w:pPr>
        <w:pStyle w:val="Titolo2"/>
        <w:rPr>
          <w:color w:val="8EAADB" w:themeColor="accent1" w:themeTint="99"/>
          <w:sz w:val="44"/>
          <w:szCs w:val="44"/>
        </w:rPr>
      </w:pPr>
      <w:bookmarkStart w:id="62" w:name="_Toc32069554"/>
      <w:r w:rsidRPr="008C2DD1">
        <w:rPr>
          <w:color w:val="8EAADB" w:themeColor="accent1" w:themeTint="99"/>
          <w:sz w:val="44"/>
          <w:szCs w:val="44"/>
        </w:rPr>
        <w:lastRenderedPageBreak/>
        <w:t>Servizi dei sottosistemi</w:t>
      </w:r>
      <w:bookmarkEnd w:id="62"/>
    </w:p>
    <w:p w:rsidR="00625723" w:rsidRDefault="00625723" w:rsidP="008C2DD1">
      <w:pPr>
        <w:pStyle w:val="Corpodeltesto3"/>
      </w:pPr>
      <w:r w:rsidRPr="008C2DD1">
        <w:t>In questa sezione vengono descritti tutti i servizi che ogni sottosistema può offrire. Nella sezione 3.2 abbiamo individuato tre sottosistemi molto importanti: utente, ricetta e parere. Vediamoli nel dettaglio:</w:t>
      </w:r>
    </w:p>
    <w:p w:rsidR="008C2DD1" w:rsidRPr="008C2DD1" w:rsidRDefault="008C2DD1" w:rsidP="008C2DD1">
      <w:pPr>
        <w:pStyle w:val="Corpodeltesto3"/>
      </w:pPr>
    </w:p>
    <w:p w:rsidR="00625723" w:rsidRDefault="00625723" w:rsidP="008C2DD1">
      <w:pPr>
        <w:pStyle w:val="Titolo3"/>
        <w:rPr>
          <w:b/>
          <w:bCs/>
          <w:color w:val="8EAADB" w:themeColor="accent1" w:themeTint="99"/>
          <w:sz w:val="28"/>
          <w:szCs w:val="28"/>
        </w:rPr>
      </w:pPr>
      <w:bookmarkStart w:id="63" w:name="_Toc32069555"/>
      <w:r w:rsidRPr="008C2DD1">
        <w:rPr>
          <w:b/>
          <w:bCs/>
          <w:color w:val="8EAADB" w:themeColor="accent1" w:themeTint="99"/>
          <w:sz w:val="28"/>
          <w:szCs w:val="28"/>
        </w:rPr>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Utente</w:t>
      </w:r>
      <w:bookmarkEnd w:id="63"/>
    </w:p>
    <w:p w:rsidR="008C2DD1" w:rsidRPr="008C2DD1" w:rsidRDefault="008C2DD1" w:rsidP="008C2DD1"/>
    <w:tbl>
      <w:tblPr>
        <w:tblStyle w:val="Grigliatabella"/>
        <w:tblW w:w="0" w:type="auto"/>
        <w:tblInd w:w="360" w:type="dxa"/>
        <w:tblLook w:val="04A0" w:firstRow="1" w:lastRow="0" w:firstColumn="1" w:lastColumn="0" w:noHBand="0" w:noVBand="1"/>
      </w:tblPr>
      <w:tblGrid>
        <w:gridCol w:w="3037"/>
        <w:gridCol w:w="5954"/>
        <w:gridCol w:w="277"/>
      </w:tblGrid>
      <w:tr w:rsidR="00625723" w:rsidTr="008C2DD1">
        <w:tc>
          <w:tcPr>
            <w:tcW w:w="3037" w:type="dxa"/>
          </w:tcPr>
          <w:p w:rsidR="00625723" w:rsidRPr="008C2DD1" w:rsidRDefault="00625723" w:rsidP="008C2DD1">
            <w:pPr>
              <w:jc w:val="both"/>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231" w:type="dxa"/>
            <w:gridSpan w:val="2"/>
          </w:tcPr>
          <w:p w:rsidR="00625723" w:rsidRPr="008C2DD1" w:rsidRDefault="00287182" w:rsidP="008C2DD1">
            <w:pPr>
              <w:pStyle w:val="Titolo7"/>
              <w:outlineLvl w:val="6"/>
            </w:pPr>
            <w:r w:rsidRPr="008C2DD1">
              <w:t>Gestione Utente</w:t>
            </w:r>
          </w:p>
        </w:tc>
      </w:tr>
      <w:tr w:rsidR="00625723" w:rsidTr="008C2DD1">
        <w:tc>
          <w:tcPr>
            <w:tcW w:w="3037" w:type="dxa"/>
            <w:tcBorders>
              <w:bottom w:val="single" w:sz="4" w:space="0" w:color="auto"/>
            </w:tcBorders>
          </w:tcPr>
          <w:p w:rsidR="00625723" w:rsidRPr="008C2DD1" w:rsidRDefault="00625723" w:rsidP="008C2DD1">
            <w:pPr>
              <w:pStyle w:val="Titolo5"/>
              <w:outlineLvl w:val="4"/>
              <w:rPr>
                <w:bCs/>
              </w:rPr>
            </w:pPr>
            <w:bookmarkStart w:id="64" w:name="_Toc32069556"/>
            <w:r w:rsidRPr="008C2DD1">
              <w:rPr>
                <w:bCs/>
              </w:rPr>
              <w:t>Descrizione</w:t>
            </w:r>
            <w:bookmarkEnd w:id="64"/>
          </w:p>
        </w:tc>
        <w:tc>
          <w:tcPr>
            <w:tcW w:w="6231" w:type="dxa"/>
            <w:gridSpan w:val="2"/>
            <w:tcBorders>
              <w:bottom w:val="single" w:sz="4" w:space="0" w:color="auto"/>
            </w:tcBorders>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legati all’interazione con l’utente</w:t>
            </w:r>
          </w:p>
          <w:p w:rsidR="008C2DD1" w:rsidRPr="008C2DD1" w:rsidRDefault="008C2DD1" w:rsidP="008C2DD1">
            <w:pPr>
              <w:jc w:val="both"/>
              <w:rPr>
                <w:rFonts w:asciiTheme="majorHAnsi" w:hAnsiTheme="majorHAnsi" w:cstheme="majorHAnsi"/>
                <w:sz w:val="28"/>
                <w:szCs w:val="28"/>
              </w:rPr>
            </w:pPr>
          </w:p>
        </w:tc>
      </w:tr>
      <w:tr w:rsidR="00625723" w:rsidTr="008C2DD1">
        <w:tc>
          <w:tcPr>
            <w:tcW w:w="8991" w:type="dxa"/>
            <w:gridSpan w:val="2"/>
            <w:tcBorders>
              <w:bottom w:val="single" w:sz="4" w:space="0" w:color="auto"/>
              <w:right w:val="nil"/>
            </w:tcBorders>
            <w:shd w:val="clear" w:color="auto" w:fill="B4C6E7" w:themeFill="accent1" w:themeFillTint="66"/>
          </w:tcPr>
          <w:p w:rsidR="00625723" w:rsidRPr="008C2DD1" w:rsidRDefault="00625723" w:rsidP="008C2DD1">
            <w:pPr>
              <w:pStyle w:val="Titolo6"/>
              <w:outlineLvl w:val="5"/>
            </w:pPr>
            <w:r w:rsidRPr="008C2DD1">
              <w:t>Servizi offerti</w:t>
            </w:r>
          </w:p>
        </w:tc>
        <w:tc>
          <w:tcPr>
            <w:tcW w:w="277" w:type="dxa"/>
            <w:tcBorders>
              <w:left w:val="nil"/>
              <w:bottom w:val="single" w:sz="4" w:space="0" w:color="auto"/>
            </w:tcBorders>
          </w:tcPr>
          <w:p w:rsidR="00625723" w:rsidRPr="008C2DD1" w:rsidRDefault="00625723" w:rsidP="008C2DD1">
            <w:pPr>
              <w:jc w:val="both"/>
              <w:rPr>
                <w:rFonts w:asciiTheme="majorHAnsi" w:hAnsiTheme="majorHAnsi" w:cstheme="majorHAnsi"/>
                <w:sz w:val="28"/>
                <w:szCs w:val="28"/>
              </w:rPr>
            </w:pPr>
          </w:p>
        </w:tc>
      </w:tr>
      <w:tr w:rsidR="00625723" w:rsidTr="008C2DD1">
        <w:tc>
          <w:tcPr>
            <w:tcW w:w="3037" w:type="dxa"/>
            <w:tcBorders>
              <w:top w:val="single" w:sz="4" w:space="0" w:color="auto"/>
            </w:tcBorders>
          </w:tcPr>
          <w:p w:rsidR="00625723" w:rsidRPr="008C2DD1" w:rsidRDefault="00AD0D65" w:rsidP="008C2DD1">
            <w:pPr>
              <w:pStyle w:val="Titolo5"/>
              <w:outlineLvl w:val="4"/>
              <w:rPr>
                <w:b/>
              </w:rPr>
            </w:pPr>
            <w:bookmarkStart w:id="65" w:name="_Toc32069557"/>
            <w:r w:rsidRPr="008C2DD1">
              <w:rPr>
                <w:b/>
              </w:rPr>
              <w:t>Servizio</w:t>
            </w:r>
            <w:bookmarkEnd w:id="65"/>
          </w:p>
        </w:tc>
        <w:tc>
          <w:tcPr>
            <w:tcW w:w="6231" w:type="dxa"/>
            <w:gridSpan w:val="2"/>
            <w:tcBorders>
              <w:top w:val="single" w:sz="4" w:space="0" w:color="auto"/>
            </w:tcBorders>
          </w:tcPr>
          <w:p w:rsidR="00625723" w:rsidRPr="008C2DD1" w:rsidRDefault="00AD0D65" w:rsidP="008C2DD1">
            <w:pPr>
              <w:pStyle w:val="Titolo5"/>
              <w:outlineLvl w:val="4"/>
              <w:rPr>
                <w:bCs/>
              </w:rPr>
            </w:pPr>
            <w:bookmarkStart w:id="66" w:name="_Toc32069558"/>
            <w:r w:rsidRPr="008C2DD1">
              <w:rPr>
                <w:bCs/>
              </w:rPr>
              <w:t>Descrizione</w:t>
            </w:r>
            <w:bookmarkEnd w:id="66"/>
          </w:p>
        </w:tc>
      </w:tr>
      <w:tr w:rsidR="00625723" w:rsidTr="008C2DD1">
        <w:tc>
          <w:tcPr>
            <w:tcW w:w="3037" w:type="dxa"/>
          </w:tcPr>
          <w:p w:rsidR="00625723" w:rsidRPr="008C2DD1" w:rsidRDefault="00AD0D65" w:rsidP="008C2DD1">
            <w:pPr>
              <w:pStyle w:val="Titolo7"/>
              <w:outlineLvl w:val="6"/>
            </w:pPr>
            <w:r w:rsidRPr="008C2DD1">
              <w:t>Login</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effettuare il login al suo profilo personale</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outlineLvl w:val="6"/>
            </w:pPr>
            <w:proofErr w:type="spellStart"/>
            <w:r w:rsidRPr="008C2DD1">
              <w:t>Logout</w:t>
            </w:r>
            <w:proofErr w:type="spellEnd"/>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disconnettere il proprio profilo dal sistema</w:t>
            </w:r>
          </w:p>
          <w:p w:rsidR="008C2DD1" w:rsidRPr="008C2DD1" w:rsidRDefault="008C2DD1" w:rsidP="008C2DD1">
            <w:pPr>
              <w:jc w:val="both"/>
              <w:rPr>
                <w:rFonts w:asciiTheme="majorHAnsi" w:hAnsiTheme="majorHAnsi" w:cstheme="majorHAnsi"/>
                <w:sz w:val="28"/>
                <w:szCs w:val="28"/>
              </w:rPr>
            </w:pPr>
          </w:p>
        </w:tc>
      </w:tr>
      <w:tr w:rsidR="00625723" w:rsidTr="008C2DD1">
        <w:tc>
          <w:tcPr>
            <w:tcW w:w="3037" w:type="dxa"/>
          </w:tcPr>
          <w:p w:rsidR="00625723" w:rsidRPr="008C2DD1" w:rsidRDefault="00AD0D65" w:rsidP="008C2DD1">
            <w:pPr>
              <w:pStyle w:val="Titolo7"/>
              <w:outlineLvl w:val="6"/>
            </w:pPr>
            <w:r w:rsidRPr="008C2DD1">
              <w:t>Registrazione</w:t>
            </w:r>
          </w:p>
        </w:tc>
        <w:tc>
          <w:tcPr>
            <w:tcW w:w="6231" w:type="dxa"/>
            <w:gridSpan w:val="2"/>
          </w:tcPr>
          <w:p w:rsidR="00625723"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registrarsi al sistema</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Completa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scrivere informazioni aggiuntive al proprio profilo</w:t>
            </w:r>
          </w:p>
          <w:p w:rsidR="008C2DD1" w:rsidRPr="008C2DD1" w:rsidRDefault="008C2DD1" w:rsidP="008C2DD1">
            <w:pPr>
              <w:jc w:val="both"/>
              <w:rPr>
                <w:rFonts w:asciiTheme="majorHAnsi" w:hAnsiTheme="majorHAnsi" w:cstheme="majorHAnsi"/>
                <w:sz w:val="28"/>
                <w:szCs w:val="28"/>
              </w:rPr>
            </w:pPr>
          </w:p>
        </w:tc>
      </w:tr>
      <w:tr w:rsidR="00AD0D65" w:rsidTr="008C2DD1">
        <w:tc>
          <w:tcPr>
            <w:tcW w:w="3037" w:type="dxa"/>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b/>
                <w:bCs/>
                <w:sz w:val="28"/>
                <w:szCs w:val="28"/>
              </w:rPr>
              <w:t>Modifica</w:t>
            </w:r>
            <w:r w:rsidRPr="008C2DD1">
              <w:rPr>
                <w:rFonts w:asciiTheme="majorHAnsi" w:hAnsiTheme="majorHAnsi" w:cstheme="majorHAnsi"/>
                <w:sz w:val="28"/>
                <w:szCs w:val="28"/>
              </w:rPr>
              <w:t xml:space="preserve"> </w:t>
            </w:r>
            <w:r w:rsidRPr="008C2DD1">
              <w:rPr>
                <w:rFonts w:asciiTheme="majorHAnsi" w:hAnsiTheme="majorHAnsi" w:cstheme="majorHAnsi"/>
                <w:b/>
                <w:bCs/>
                <w:sz w:val="28"/>
                <w:szCs w:val="28"/>
              </w:rPr>
              <w:t>Profilo</w:t>
            </w:r>
          </w:p>
        </w:tc>
        <w:tc>
          <w:tcPr>
            <w:tcW w:w="6231" w:type="dxa"/>
            <w:gridSpan w:val="2"/>
          </w:tcPr>
          <w:p w:rsidR="00AD0D65" w:rsidRPr="008C2DD1" w:rsidRDefault="00AD0D65"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modif</w:t>
            </w:r>
            <w:r w:rsidR="00287182" w:rsidRPr="008C2DD1">
              <w:rPr>
                <w:rFonts w:asciiTheme="majorHAnsi" w:hAnsiTheme="majorHAnsi" w:cstheme="majorHAnsi"/>
                <w:sz w:val="28"/>
                <w:szCs w:val="28"/>
              </w:rPr>
              <w:t>i</w:t>
            </w:r>
            <w:r w:rsidRPr="008C2DD1">
              <w:rPr>
                <w:rFonts w:asciiTheme="majorHAnsi" w:hAnsiTheme="majorHAnsi" w:cstheme="majorHAnsi"/>
                <w:sz w:val="28"/>
                <w:szCs w:val="28"/>
              </w:rPr>
              <w:t>care i dati del suo profilo</w:t>
            </w:r>
          </w:p>
        </w:tc>
      </w:tr>
    </w:tbl>
    <w:p w:rsidR="00625723" w:rsidRDefault="00625723"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Default="008C2DD1" w:rsidP="00625723">
      <w:pPr>
        <w:ind w:left="360"/>
        <w:rPr>
          <w:rFonts w:ascii="Arial" w:hAnsi="Arial" w:cs="Arial"/>
        </w:rPr>
      </w:pPr>
    </w:p>
    <w:p w:rsidR="008C2DD1" w:rsidRPr="00625723" w:rsidRDefault="008C2DD1" w:rsidP="00625723">
      <w:pPr>
        <w:ind w:left="360"/>
        <w:rPr>
          <w:rFonts w:ascii="Arial" w:hAnsi="Arial" w:cs="Arial"/>
        </w:rPr>
      </w:pPr>
    </w:p>
    <w:p w:rsidR="00625723" w:rsidRDefault="00625723" w:rsidP="008C2DD1">
      <w:pPr>
        <w:pStyle w:val="Titolo3"/>
        <w:rPr>
          <w:b/>
          <w:bCs/>
          <w:color w:val="8EAADB" w:themeColor="accent1" w:themeTint="99"/>
          <w:sz w:val="28"/>
          <w:szCs w:val="28"/>
        </w:rPr>
      </w:pPr>
      <w:bookmarkStart w:id="67" w:name="_Toc32069559"/>
      <w:r w:rsidRPr="008C2DD1">
        <w:rPr>
          <w:b/>
          <w:bCs/>
          <w:color w:val="8EAADB" w:themeColor="accent1" w:themeTint="99"/>
          <w:sz w:val="28"/>
          <w:szCs w:val="28"/>
        </w:rPr>
        <w:lastRenderedPageBreak/>
        <w:t xml:space="preserve">Sottosistema </w:t>
      </w:r>
      <w:r w:rsidR="001C2457" w:rsidRPr="008C2DD1">
        <w:rPr>
          <w:b/>
          <w:bCs/>
          <w:color w:val="8EAADB" w:themeColor="accent1" w:themeTint="99"/>
          <w:sz w:val="28"/>
          <w:szCs w:val="28"/>
        </w:rPr>
        <w:t xml:space="preserve">Gestione </w:t>
      </w:r>
      <w:r w:rsidRPr="008C2DD1">
        <w:rPr>
          <w:b/>
          <w:bCs/>
          <w:color w:val="8EAADB" w:themeColor="accent1" w:themeTint="99"/>
          <w:sz w:val="28"/>
          <w:szCs w:val="28"/>
        </w:rPr>
        <w:t>Ricetta</w:t>
      </w:r>
      <w:bookmarkEnd w:id="67"/>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AD0D65" w:rsidTr="008C2DD1">
        <w:tc>
          <w:tcPr>
            <w:tcW w:w="3179" w:type="dxa"/>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AD0D65" w:rsidRPr="008C2DD1" w:rsidRDefault="00287182" w:rsidP="008C2DD1">
            <w:pPr>
              <w:pStyle w:val="Titolo8"/>
              <w:outlineLvl w:val="7"/>
              <w:rPr>
                <w:b/>
                <w:bCs/>
              </w:rPr>
            </w:pPr>
            <w:r w:rsidRPr="008C2DD1">
              <w:rPr>
                <w:b/>
                <w:bCs/>
              </w:rPr>
              <w:t>Gestione Ricetta</w:t>
            </w:r>
          </w:p>
        </w:tc>
      </w:tr>
      <w:tr w:rsidR="00AD0D65" w:rsidTr="008C2DD1">
        <w:tc>
          <w:tcPr>
            <w:tcW w:w="3179" w:type="dxa"/>
            <w:tcBorders>
              <w:bottom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Questo sottosistema si occupa di gestire tutti servizi che si occupano della creazione, visualizzazione e rimozione di una ricetta</w:t>
            </w:r>
          </w:p>
          <w:p w:rsidR="008C2DD1" w:rsidRPr="008C2DD1" w:rsidRDefault="008C2DD1" w:rsidP="003B5D28">
            <w:pPr>
              <w:rPr>
                <w:rFonts w:asciiTheme="majorHAnsi" w:hAnsiTheme="majorHAnsi" w:cstheme="majorHAnsi"/>
                <w:sz w:val="28"/>
                <w:szCs w:val="28"/>
              </w:rPr>
            </w:pPr>
          </w:p>
        </w:tc>
      </w:tr>
      <w:tr w:rsidR="00AD0D65" w:rsidTr="008C2DD1">
        <w:tc>
          <w:tcPr>
            <w:tcW w:w="8991" w:type="dxa"/>
            <w:gridSpan w:val="2"/>
            <w:tcBorders>
              <w:bottom w:val="single" w:sz="4" w:space="0" w:color="auto"/>
              <w:right w:val="nil"/>
            </w:tcBorders>
            <w:shd w:val="clear" w:color="auto" w:fill="B4C6E7" w:themeFill="accent1" w:themeFillTint="66"/>
          </w:tcPr>
          <w:p w:rsidR="00AD0D65" w:rsidRPr="008C2DD1" w:rsidRDefault="00AD0D65"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AD0D65" w:rsidRPr="008C2DD1" w:rsidRDefault="00AD0D65" w:rsidP="003B5D28">
            <w:pPr>
              <w:rPr>
                <w:rFonts w:asciiTheme="majorHAnsi" w:hAnsiTheme="majorHAnsi" w:cstheme="majorHAnsi"/>
                <w:sz w:val="28"/>
                <w:szCs w:val="28"/>
              </w:rPr>
            </w:pPr>
          </w:p>
        </w:tc>
      </w:tr>
      <w:tr w:rsidR="00AD0D65" w:rsidTr="008C2DD1">
        <w:tc>
          <w:tcPr>
            <w:tcW w:w="3179" w:type="dxa"/>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AD0D65" w:rsidRPr="008C2DD1" w:rsidRDefault="00AD0D65"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AD0D65" w:rsidTr="008C2DD1">
        <w:tc>
          <w:tcPr>
            <w:tcW w:w="3179" w:type="dxa"/>
          </w:tcPr>
          <w:p w:rsidR="00AD0D65" w:rsidRPr="008C2DD1" w:rsidRDefault="00AD0D65" w:rsidP="008C2DD1">
            <w:pPr>
              <w:pStyle w:val="Titolo1"/>
              <w:outlineLvl w:val="0"/>
            </w:pPr>
            <w:bookmarkStart w:id="68" w:name="_Toc32069560"/>
            <w:r w:rsidRPr="008C2DD1">
              <w:t>Crea Ricetta</w:t>
            </w:r>
            <w:bookmarkEnd w:id="68"/>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registrato di creare una nuova ricetta, facendogli inserire titolo, ingredienti e modalità di preparazione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69" w:name="_Toc32069561"/>
            <w:r w:rsidRPr="008C2DD1">
              <w:t>Visualizza lista ricette</w:t>
            </w:r>
            <w:bookmarkEnd w:id="69"/>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visualizzare la lista completa di tutte le ricette pubbliche</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70" w:name="_Toc32069562"/>
            <w:r w:rsidRPr="008C2DD1">
              <w:t>Visualizza dettaglio ricetta</w:t>
            </w:r>
            <w:bookmarkEnd w:id="70"/>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visualizzare la pagina completa di una ricetta</w:t>
            </w:r>
          </w:p>
          <w:p w:rsidR="008C2DD1" w:rsidRPr="008C2DD1" w:rsidRDefault="008C2DD1" w:rsidP="003B5D28">
            <w:pPr>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71" w:name="_Toc32069563"/>
            <w:r w:rsidRPr="008C2DD1">
              <w:t>Filtra Ricetta</w:t>
            </w:r>
            <w:bookmarkEnd w:id="71"/>
          </w:p>
        </w:tc>
        <w:tc>
          <w:tcPr>
            <w:tcW w:w="6089" w:type="dxa"/>
            <w:gridSpan w:val="2"/>
          </w:tcPr>
          <w:p w:rsidR="001F6E8A" w:rsidRPr="008C2DD1" w:rsidRDefault="001F6E8A" w:rsidP="003B5D28">
            <w:pPr>
              <w:rPr>
                <w:rFonts w:asciiTheme="majorHAnsi" w:hAnsiTheme="majorHAnsi" w:cstheme="majorHAnsi"/>
                <w:sz w:val="28"/>
                <w:szCs w:val="28"/>
              </w:rPr>
            </w:pPr>
            <w:r w:rsidRPr="008C2DD1">
              <w:rPr>
                <w:rFonts w:asciiTheme="majorHAnsi" w:hAnsiTheme="majorHAnsi" w:cstheme="majorHAnsi"/>
                <w:sz w:val="28"/>
                <w:szCs w:val="28"/>
              </w:rPr>
              <w:t>Servizio che permette all’utente di filtrare le ricette in base a parametri specifici</w:t>
            </w:r>
          </w:p>
          <w:p w:rsidR="008C2DD1" w:rsidRPr="008C2DD1" w:rsidRDefault="008C2DD1" w:rsidP="003B5D28">
            <w:pPr>
              <w:rPr>
                <w:rFonts w:asciiTheme="majorHAnsi" w:hAnsiTheme="majorHAnsi" w:cstheme="majorHAnsi"/>
                <w:sz w:val="28"/>
                <w:szCs w:val="28"/>
              </w:rPr>
            </w:pPr>
          </w:p>
        </w:tc>
      </w:tr>
      <w:tr w:rsidR="00AD0D65" w:rsidTr="008C2DD1">
        <w:tc>
          <w:tcPr>
            <w:tcW w:w="3179" w:type="dxa"/>
          </w:tcPr>
          <w:p w:rsidR="00AD0D65" w:rsidRPr="008C2DD1" w:rsidRDefault="00AD0D65" w:rsidP="008C2DD1">
            <w:pPr>
              <w:pStyle w:val="Titolo1"/>
              <w:outlineLvl w:val="0"/>
            </w:pPr>
            <w:bookmarkStart w:id="72" w:name="_Toc32069564"/>
            <w:r w:rsidRPr="008C2DD1">
              <w:t>Elimina ricetta</w:t>
            </w:r>
            <w:bookmarkEnd w:id="72"/>
          </w:p>
        </w:tc>
        <w:tc>
          <w:tcPr>
            <w:tcW w:w="6089" w:type="dxa"/>
            <w:gridSpan w:val="2"/>
          </w:tcPr>
          <w:p w:rsidR="00AD0D65" w:rsidRPr="008C2DD1" w:rsidRDefault="00AD0D65" w:rsidP="003B5D28">
            <w:pPr>
              <w:rPr>
                <w:rFonts w:asciiTheme="majorHAnsi" w:hAnsiTheme="majorHAnsi" w:cstheme="majorHAnsi"/>
                <w:sz w:val="28"/>
                <w:szCs w:val="28"/>
              </w:rPr>
            </w:pPr>
            <w:r w:rsidRPr="008C2DD1">
              <w:rPr>
                <w:rFonts w:asciiTheme="majorHAnsi" w:hAnsiTheme="majorHAnsi" w:cstheme="majorHAnsi"/>
                <w:sz w:val="28"/>
                <w:szCs w:val="28"/>
              </w:rPr>
              <w:t xml:space="preserve">Servizio che permette all’utente di </w:t>
            </w:r>
            <w:r w:rsidR="001F6E8A" w:rsidRPr="008C2DD1">
              <w:rPr>
                <w:rFonts w:asciiTheme="majorHAnsi" w:hAnsiTheme="majorHAnsi" w:cstheme="majorHAnsi"/>
                <w:sz w:val="28"/>
                <w:szCs w:val="28"/>
              </w:rPr>
              <w:t>eliminare una propria ricetta personale</w:t>
            </w:r>
          </w:p>
          <w:p w:rsidR="008C2DD1" w:rsidRPr="008C2DD1" w:rsidRDefault="008C2DD1" w:rsidP="003B5D28">
            <w:pPr>
              <w:rPr>
                <w:rFonts w:asciiTheme="majorHAnsi" w:hAnsiTheme="majorHAnsi" w:cstheme="majorHAnsi"/>
                <w:sz w:val="28"/>
                <w:szCs w:val="28"/>
              </w:rPr>
            </w:pPr>
          </w:p>
        </w:tc>
      </w:tr>
    </w:tbl>
    <w:p w:rsidR="00AD0D65" w:rsidRDefault="00AD0D65"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Default="00D81141" w:rsidP="00AD0D65">
      <w:pPr>
        <w:ind w:left="360"/>
        <w:rPr>
          <w:rFonts w:ascii="Arial" w:hAnsi="Arial" w:cs="Arial"/>
        </w:rPr>
      </w:pPr>
    </w:p>
    <w:p w:rsidR="00D81141" w:rsidRPr="00AD0D65" w:rsidRDefault="00D81141" w:rsidP="00AD0D65">
      <w:pPr>
        <w:ind w:left="360"/>
        <w:rPr>
          <w:rFonts w:ascii="Arial" w:hAnsi="Arial" w:cs="Arial"/>
        </w:rPr>
      </w:pPr>
    </w:p>
    <w:p w:rsidR="00625723" w:rsidRDefault="00625723" w:rsidP="008C2DD1">
      <w:pPr>
        <w:pStyle w:val="Titolo3"/>
        <w:rPr>
          <w:b/>
          <w:bCs/>
          <w:color w:val="8EAADB" w:themeColor="accent1" w:themeTint="99"/>
          <w:sz w:val="28"/>
          <w:szCs w:val="28"/>
        </w:rPr>
      </w:pPr>
      <w:bookmarkStart w:id="73" w:name="_Toc32069565"/>
      <w:r w:rsidRPr="008C2DD1">
        <w:rPr>
          <w:b/>
          <w:bCs/>
          <w:color w:val="8EAADB" w:themeColor="accent1" w:themeTint="99"/>
          <w:sz w:val="28"/>
          <w:szCs w:val="28"/>
        </w:rPr>
        <w:lastRenderedPageBreak/>
        <w:t xml:space="preserve">Sottosistema </w:t>
      </w:r>
      <w:r w:rsidR="001C2457" w:rsidRPr="008C2DD1">
        <w:rPr>
          <w:b/>
          <w:bCs/>
          <w:color w:val="8EAADB" w:themeColor="accent1" w:themeTint="99"/>
          <w:sz w:val="28"/>
          <w:szCs w:val="28"/>
        </w:rPr>
        <w:t>Gestione Amministrazione</w:t>
      </w:r>
      <w:bookmarkEnd w:id="73"/>
    </w:p>
    <w:p w:rsidR="008C2DD1" w:rsidRPr="008C2DD1" w:rsidRDefault="008C2DD1" w:rsidP="008C2DD1"/>
    <w:tbl>
      <w:tblPr>
        <w:tblStyle w:val="Grigliatabella"/>
        <w:tblW w:w="0" w:type="auto"/>
        <w:tblInd w:w="360" w:type="dxa"/>
        <w:tblLook w:val="04A0" w:firstRow="1" w:lastRow="0" w:firstColumn="1" w:lastColumn="0" w:noHBand="0" w:noVBand="1"/>
      </w:tblPr>
      <w:tblGrid>
        <w:gridCol w:w="3179"/>
        <w:gridCol w:w="5812"/>
        <w:gridCol w:w="277"/>
      </w:tblGrid>
      <w:tr w:rsidR="001F6E8A" w:rsidTr="008C2DD1">
        <w:tc>
          <w:tcPr>
            <w:tcW w:w="3179" w:type="dxa"/>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Sottosistema</w:t>
            </w:r>
          </w:p>
        </w:tc>
        <w:tc>
          <w:tcPr>
            <w:tcW w:w="6089" w:type="dxa"/>
            <w:gridSpan w:val="2"/>
          </w:tcPr>
          <w:p w:rsidR="001F6E8A" w:rsidRPr="008C2DD1" w:rsidRDefault="001C2457" w:rsidP="008C2DD1">
            <w:pPr>
              <w:pStyle w:val="Titolo1"/>
              <w:outlineLvl w:val="0"/>
            </w:pPr>
            <w:bookmarkStart w:id="74" w:name="_Toc32069566"/>
            <w:r w:rsidRPr="008C2DD1">
              <w:t>Gestione Amministrazione</w:t>
            </w:r>
            <w:bookmarkEnd w:id="74"/>
          </w:p>
        </w:tc>
      </w:tr>
      <w:tr w:rsidR="001F6E8A" w:rsidTr="008C2DD1">
        <w:tc>
          <w:tcPr>
            <w:tcW w:w="3179" w:type="dxa"/>
            <w:tcBorders>
              <w:bottom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c>
          <w:tcPr>
            <w:tcW w:w="6089" w:type="dxa"/>
            <w:gridSpan w:val="2"/>
            <w:tcBorders>
              <w:bottom w:val="single" w:sz="4" w:space="0" w:color="auto"/>
            </w:tcBorders>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Questo sottosistema si occupa di gestire tutti </w:t>
            </w:r>
            <w:r w:rsidR="001C2457" w:rsidRPr="008C2DD1">
              <w:rPr>
                <w:rFonts w:asciiTheme="majorHAnsi" w:hAnsiTheme="majorHAnsi" w:cstheme="majorHAnsi"/>
                <w:sz w:val="28"/>
                <w:szCs w:val="28"/>
              </w:rPr>
              <w:t>gli aspetti amministrativi, quali la modifica o l’eliminazione dei commenti, e l’aggiunta di nuovi ruoli o categorie</w:t>
            </w:r>
          </w:p>
          <w:p w:rsidR="008C2DD1" w:rsidRPr="008C2DD1" w:rsidRDefault="008C2DD1" w:rsidP="003B5D28">
            <w:pPr>
              <w:rPr>
                <w:rFonts w:asciiTheme="majorHAnsi" w:hAnsiTheme="majorHAnsi" w:cstheme="majorHAnsi"/>
                <w:sz w:val="28"/>
                <w:szCs w:val="28"/>
              </w:rPr>
            </w:pPr>
          </w:p>
        </w:tc>
      </w:tr>
      <w:tr w:rsidR="001F6E8A" w:rsidTr="008C2DD1">
        <w:tc>
          <w:tcPr>
            <w:tcW w:w="8991" w:type="dxa"/>
            <w:gridSpan w:val="2"/>
            <w:tcBorders>
              <w:bottom w:val="single" w:sz="4" w:space="0" w:color="auto"/>
              <w:right w:val="nil"/>
            </w:tcBorders>
            <w:shd w:val="clear" w:color="auto" w:fill="B4C6E7" w:themeFill="accent1" w:themeFillTint="66"/>
          </w:tcPr>
          <w:p w:rsidR="001F6E8A" w:rsidRPr="008C2DD1" w:rsidRDefault="001F6E8A" w:rsidP="003B5D28">
            <w:pPr>
              <w:jc w:val="center"/>
              <w:rPr>
                <w:rFonts w:asciiTheme="majorHAnsi" w:hAnsiTheme="majorHAnsi" w:cstheme="majorHAnsi"/>
                <w:b/>
                <w:sz w:val="28"/>
                <w:szCs w:val="28"/>
              </w:rPr>
            </w:pPr>
            <w:r w:rsidRPr="008C2DD1">
              <w:rPr>
                <w:rFonts w:asciiTheme="majorHAnsi" w:hAnsiTheme="majorHAnsi" w:cstheme="majorHAnsi"/>
                <w:sz w:val="28"/>
                <w:szCs w:val="28"/>
              </w:rPr>
              <w:t xml:space="preserve">    </w:t>
            </w:r>
            <w:r w:rsidRPr="008C2DD1">
              <w:rPr>
                <w:rFonts w:asciiTheme="majorHAnsi" w:hAnsiTheme="majorHAnsi" w:cstheme="majorHAnsi"/>
                <w:b/>
                <w:sz w:val="28"/>
                <w:szCs w:val="28"/>
              </w:rPr>
              <w:t>Servizi offerti</w:t>
            </w:r>
          </w:p>
        </w:tc>
        <w:tc>
          <w:tcPr>
            <w:tcW w:w="277" w:type="dxa"/>
            <w:tcBorders>
              <w:left w:val="nil"/>
              <w:bottom w:val="single" w:sz="4" w:space="0" w:color="auto"/>
            </w:tcBorders>
          </w:tcPr>
          <w:p w:rsidR="001F6E8A" w:rsidRPr="008C2DD1" w:rsidRDefault="001F6E8A" w:rsidP="003B5D28">
            <w:pPr>
              <w:rPr>
                <w:rFonts w:asciiTheme="majorHAnsi" w:hAnsiTheme="majorHAnsi" w:cstheme="majorHAnsi"/>
                <w:sz w:val="28"/>
                <w:szCs w:val="28"/>
              </w:rPr>
            </w:pPr>
          </w:p>
        </w:tc>
      </w:tr>
      <w:tr w:rsidR="001F6E8A" w:rsidTr="008C2DD1">
        <w:tc>
          <w:tcPr>
            <w:tcW w:w="3179" w:type="dxa"/>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Servizio</w:t>
            </w:r>
          </w:p>
        </w:tc>
        <w:tc>
          <w:tcPr>
            <w:tcW w:w="6089" w:type="dxa"/>
            <w:gridSpan w:val="2"/>
            <w:tcBorders>
              <w:top w:val="single" w:sz="4" w:space="0" w:color="auto"/>
            </w:tcBorders>
          </w:tcPr>
          <w:p w:rsidR="001F6E8A" w:rsidRPr="008C2DD1" w:rsidRDefault="001F6E8A" w:rsidP="003B5D28">
            <w:pPr>
              <w:rPr>
                <w:rFonts w:asciiTheme="majorHAnsi" w:hAnsiTheme="majorHAnsi" w:cstheme="majorHAnsi"/>
                <w:b/>
                <w:sz w:val="28"/>
                <w:szCs w:val="28"/>
              </w:rPr>
            </w:pPr>
            <w:r w:rsidRPr="008C2DD1">
              <w:rPr>
                <w:rFonts w:asciiTheme="majorHAnsi" w:hAnsiTheme="majorHAnsi" w:cstheme="majorHAnsi"/>
                <w:b/>
                <w:sz w:val="28"/>
                <w:szCs w:val="28"/>
              </w:rPr>
              <w:t>Descrizione</w:t>
            </w:r>
          </w:p>
        </w:tc>
      </w:tr>
      <w:tr w:rsidR="001F6E8A" w:rsidTr="008C2DD1">
        <w:tc>
          <w:tcPr>
            <w:tcW w:w="3179" w:type="dxa"/>
          </w:tcPr>
          <w:p w:rsidR="001F6E8A" w:rsidRPr="008C2DD1" w:rsidRDefault="001F6E8A" w:rsidP="008C2DD1">
            <w:pPr>
              <w:pStyle w:val="Titolo8"/>
              <w:outlineLvl w:val="7"/>
              <w:rPr>
                <w:b/>
                <w:bCs/>
              </w:rPr>
            </w:pPr>
            <w:r w:rsidRPr="008C2DD1">
              <w:rPr>
                <w:b/>
                <w:bCs/>
              </w:rPr>
              <w:t xml:space="preserve">Inserisci </w:t>
            </w:r>
            <w:r w:rsidR="001C2457" w:rsidRPr="008C2DD1">
              <w:rPr>
                <w:b/>
                <w:bCs/>
              </w:rPr>
              <w:t>Ruolo</w:t>
            </w:r>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assegnare un voto ad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75" w:name="_Toc32069567"/>
            <w:r w:rsidRPr="008C2DD1">
              <w:t>Inserisci C</w:t>
            </w:r>
            <w:r w:rsidR="001C2457" w:rsidRPr="008C2DD1">
              <w:t>ategoria</w:t>
            </w:r>
            <w:bookmarkEnd w:id="75"/>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all’utente di inserire un commento in una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C2457" w:rsidP="008C2DD1">
            <w:pPr>
              <w:pStyle w:val="Titolo1"/>
              <w:outlineLvl w:val="0"/>
            </w:pPr>
            <w:bookmarkStart w:id="76" w:name="_Toc32069568"/>
            <w:r w:rsidRPr="008C2DD1">
              <w:t xml:space="preserve">Modifica </w:t>
            </w:r>
            <w:r w:rsidR="001F6E8A" w:rsidRPr="008C2DD1">
              <w:t>Commento</w:t>
            </w:r>
            <w:bookmarkEnd w:id="76"/>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 xml:space="preserve">Servizio che permette </w:t>
            </w:r>
            <w:r w:rsidR="00287182" w:rsidRPr="008C2DD1">
              <w:rPr>
                <w:rFonts w:asciiTheme="majorHAnsi" w:hAnsiTheme="majorHAnsi" w:cstheme="majorHAnsi"/>
                <w:sz w:val="28"/>
                <w:szCs w:val="28"/>
              </w:rPr>
              <w:t>all’amministratore di modificare un commento per renderlo più rispettoso nei confronti dell’autore della ricetta</w:t>
            </w:r>
          </w:p>
          <w:p w:rsidR="008C2DD1" w:rsidRPr="008C2DD1" w:rsidRDefault="008C2DD1" w:rsidP="008C2DD1">
            <w:pPr>
              <w:jc w:val="both"/>
              <w:rPr>
                <w:rFonts w:asciiTheme="majorHAnsi" w:hAnsiTheme="majorHAnsi" w:cstheme="majorHAnsi"/>
                <w:sz w:val="28"/>
                <w:szCs w:val="28"/>
              </w:rPr>
            </w:pPr>
          </w:p>
        </w:tc>
      </w:tr>
      <w:tr w:rsidR="001F6E8A" w:rsidTr="008C2DD1">
        <w:tc>
          <w:tcPr>
            <w:tcW w:w="3179" w:type="dxa"/>
          </w:tcPr>
          <w:p w:rsidR="001F6E8A" w:rsidRPr="008C2DD1" w:rsidRDefault="001F6E8A" w:rsidP="008C2DD1">
            <w:pPr>
              <w:pStyle w:val="Titolo1"/>
              <w:outlineLvl w:val="0"/>
            </w:pPr>
            <w:bookmarkStart w:id="77" w:name="_Toc32069569"/>
            <w:r w:rsidRPr="008C2DD1">
              <w:t>Elimina Commento</w:t>
            </w:r>
            <w:bookmarkEnd w:id="77"/>
          </w:p>
        </w:tc>
        <w:tc>
          <w:tcPr>
            <w:tcW w:w="6089" w:type="dxa"/>
            <w:gridSpan w:val="2"/>
          </w:tcPr>
          <w:p w:rsidR="001F6E8A" w:rsidRPr="008C2DD1" w:rsidRDefault="001F6E8A" w:rsidP="008C2DD1">
            <w:pPr>
              <w:jc w:val="both"/>
              <w:rPr>
                <w:rFonts w:asciiTheme="majorHAnsi" w:hAnsiTheme="majorHAnsi" w:cstheme="majorHAnsi"/>
                <w:sz w:val="28"/>
                <w:szCs w:val="28"/>
              </w:rPr>
            </w:pPr>
            <w:r w:rsidRPr="008C2DD1">
              <w:rPr>
                <w:rFonts w:asciiTheme="majorHAnsi" w:hAnsiTheme="majorHAnsi" w:cstheme="majorHAnsi"/>
                <w:sz w:val="28"/>
                <w:szCs w:val="28"/>
              </w:rPr>
              <w:t>Servizio che permette all’</w:t>
            </w:r>
            <w:r w:rsidR="00287182" w:rsidRPr="008C2DD1">
              <w:rPr>
                <w:rFonts w:asciiTheme="majorHAnsi" w:hAnsiTheme="majorHAnsi" w:cstheme="majorHAnsi"/>
                <w:sz w:val="28"/>
                <w:szCs w:val="28"/>
              </w:rPr>
              <w:t>amministratore</w:t>
            </w:r>
            <w:r w:rsidRPr="008C2DD1">
              <w:rPr>
                <w:rFonts w:asciiTheme="majorHAnsi" w:hAnsiTheme="majorHAnsi" w:cstheme="majorHAnsi"/>
                <w:sz w:val="28"/>
                <w:szCs w:val="28"/>
              </w:rPr>
              <w:t xml:space="preserve"> di eliminare un commento nel caso non voglia più renderlo pubblico</w:t>
            </w:r>
          </w:p>
          <w:p w:rsidR="008C2DD1" w:rsidRPr="008C2DD1" w:rsidRDefault="008C2DD1" w:rsidP="008C2DD1">
            <w:pPr>
              <w:jc w:val="both"/>
              <w:rPr>
                <w:rFonts w:asciiTheme="majorHAnsi" w:hAnsiTheme="majorHAnsi" w:cstheme="majorHAnsi"/>
                <w:sz w:val="28"/>
                <w:szCs w:val="28"/>
              </w:rPr>
            </w:pPr>
          </w:p>
        </w:tc>
      </w:tr>
      <w:tr w:rsidR="000C05F5" w:rsidTr="008C2DD1">
        <w:tc>
          <w:tcPr>
            <w:tcW w:w="3179" w:type="dxa"/>
          </w:tcPr>
          <w:p w:rsidR="000C05F5" w:rsidRPr="008C2DD1" w:rsidRDefault="000C05F5" w:rsidP="008C2DD1">
            <w:pPr>
              <w:pStyle w:val="Titolo1"/>
              <w:outlineLvl w:val="0"/>
            </w:pPr>
          </w:p>
        </w:tc>
        <w:tc>
          <w:tcPr>
            <w:tcW w:w="6089" w:type="dxa"/>
            <w:gridSpan w:val="2"/>
          </w:tcPr>
          <w:p w:rsidR="000C05F5" w:rsidRPr="008C2DD1" w:rsidRDefault="000C05F5" w:rsidP="008C2DD1">
            <w:pPr>
              <w:jc w:val="both"/>
              <w:rPr>
                <w:rFonts w:asciiTheme="majorHAnsi" w:hAnsiTheme="majorHAnsi" w:cstheme="majorHAnsi"/>
                <w:sz w:val="28"/>
                <w:szCs w:val="28"/>
              </w:rPr>
            </w:pPr>
          </w:p>
        </w:tc>
      </w:tr>
    </w:tbl>
    <w:p w:rsidR="000C05F5" w:rsidRDefault="000C05F5" w:rsidP="000C05F5"/>
    <w:p w:rsidR="000C05F5" w:rsidRDefault="000C05F5"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0C05F5" w:rsidRPr="000C05F5" w:rsidRDefault="000C05F5" w:rsidP="000C05F5"/>
    <w:p w:rsidR="001F6E8A" w:rsidRDefault="000C05F5" w:rsidP="000C05F5">
      <w:pPr>
        <w:pStyle w:val="Titolo2"/>
        <w:rPr>
          <w:b/>
          <w:bCs/>
          <w:color w:val="8EAADB" w:themeColor="accent1" w:themeTint="99"/>
          <w:sz w:val="44"/>
          <w:szCs w:val="44"/>
        </w:rPr>
      </w:pPr>
      <w:bookmarkStart w:id="78" w:name="_Toc32069570"/>
      <w:r w:rsidRPr="000C05F5">
        <w:rPr>
          <w:b/>
          <w:bCs/>
          <w:color w:val="8EAADB" w:themeColor="accent1" w:themeTint="99"/>
          <w:sz w:val="44"/>
          <w:szCs w:val="44"/>
        </w:rPr>
        <w:t xml:space="preserve">Condizioni </w:t>
      </w:r>
      <w:proofErr w:type="spellStart"/>
      <w:r w:rsidRPr="000C05F5">
        <w:rPr>
          <w:b/>
          <w:bCs/>
          <w:color w:val="8EAADB" w:themeColor="accent1" w:themeTint="99"/>
          <w:sz w:val="44"/>
          <w:szCs w:val="44"/>
        </w:rPr>
        <w:t>Baundary</w:t>
      </w:r>
      <w:bookmarkEnd w:id="78"/>
      <w:proofErr w:type="spellEnd"/>
    </w:p>
    <w:p w:rsidR="000C05F5" w:rsidRDefault="000C05F5" w:rsidP="000C05F5">
      <w:pPr>
        <w:pStyle w:val="Titolo3"/>
        <w:rPr>
          <w:rFonts w:eastAsia="Century Gothic"/>
          <w:b/>
          <w:bCs/>
          <w:color w:val="8EAADB" w:themeColor="accent1" w:themeTint="99"/>
          <w:sz w:val="28"/>
          <w:szCs w:val="28"/>
        </w:rPr>
      </w:pPr>
      <w:bookmarkStart w:id="79" w:name="_Toc32069571"/>
      <w:r w:rsidRPr="000C05F5">
        <w:rPr>
          <w:rFonts w:eastAsia="Century Gothic"/>
          <w:b/>
          <w:bCs/>
          <w:color w:val="8EAADB" w:themeColor="accent1" w:themeTint="99"/>
          <w:sz w:val="28"/>
          <w:szCs w:val="28"/>
        </w:rPr>
        <w:t>Scenari</w:t>
      </w:r>
      <w:bookmarkEnd w:id="79"/>
    </w:p>
    <w:p w:rsidR="000C05F5" w:rsidRPr="000C05F5" w:rsidRDefault="000C05F5" w:rsidP="000C05F5"/>
    <w:tbl>
      <w:tblPr>
        <w:tblStyle w:val="11"/>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6915"/>
      </w:tblGrid>
      <w:tr w:rsidR="000C05F5" w:rsidTr="000C05F5">
        <w:tc>
          <w:tcPr>
            <w:tcW w:w="2070"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Nome Scenario</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 Sistema</w:t>
            </w:r>
          </w:p>
        </w:tc>
      </w:tr>
      <w:tr w:rsidR="000C05F5" w:rsidTr="000C05F5">
        <w:tc>
          <w:tcPr>
            <w:tcW w:w="2070"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Istanze di Attori Partecipanti</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Amministratore</w:t>
            </w:r>
          </w:p>
          <w:p w:rsidR="000C05F5" w:rsidRPr="00AE69A3" w:rsidRDefault="000C05F5" w:rsidP="000C05F5">
            <w:pPr>
              <w:spacing w:line="360" w:lineRule="auto"/>
              <w:ind w:left="100"/>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 </w:t>
            </w:r>
          </w:p>
        </w:tc>
      </w:tr>
      <w:tr w:rsidR="000C05F5" w:rsidTr="000C05F5">
        <w:tc>
          <w:tcPr>
            <w:tcW w:w="2070"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Default="000C05F5" w:rsidP="000C05F5">
            <w:pPr>
              <w:spacing w:line="360" w:lineRule="auto"/>
              <w:ind w:left="100"/>
              <w:jc w:val="both"/>
              <w:rPr>
                <w:rFonts w:ascii="Century Gothic" w:eastAsia="Century Gothic" w:hAnsi="Century Gothic" w:cs="Century Gothic"/>
                <w:b/>
              </w:rPr>
            </w:pPr>
            <w:r>
              <w:rPr>
                <w:rFonts w:ascii="Century Gothic" w:eastAsia="Century Gothic" w:hAnsi="Century Gothic" w:cs="Century Gothic"/>
                <w:b/>
              </w:rPr>
              <w:t>Flusso di Eventi</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decide di voler avviare il sistema e quindi clicca sul pulsante “Avvia”.</w:t>
            </w:r>
          </w:p>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con le opportune procedure di avvio, attiva i server e i relativi servizi in remoto rendendosi disponibile ad eventuali richieste.</w:t>
            </w:r>
          </w:p>
          <w:p w:rsidR="000C05F5" w:rsidRPr="00AE69A3" w:rsidRDefault="000C05F5" w:rsidP="000C05F5">
            <w:pPr>
              <w:numPr>
                <w:ilvl w:val="0"/>
                <w:numId w:val="21"/>
              </w:numPr>
              <w:spacing w:after="0" w:line="360" w:lineRule="auto"/>
              <w:ind w:hanging="360"/>
              <w:contextualSpacing/>
              <w:jc w:val="both"/>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notifica il successo della procedura.</w:t>
            </w:r>
          </w:p>
        </w:tc>
      </w:tr>
    </w:tbl>
    <w:p w:rsidR="000C05F5" w:rsidRDefault="000C05F5"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D81141" w:rsidRDefault="00D81141"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tbl>
      <w:tblPr>
        <w:tblStyle w:val="10"/>
        <w:tblW w:w="900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6945"/>
      </w:tblGrid>
      <w:tr w:rsidR="000C05F5" w:rsidTr="000C05F5">
        <w:tc>
          <w:tcPr>
            <w:tcW w:w="2055"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lastRenderedPageBreak/>
              <w:t>Nome Scenario</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proofErr w:type="spellStart"/>
            <w:r w:rsidRPr="00AE69A3">
              <w:rPr>
                <w:rFonts w:asciiTheme="majorHAnsi" w:eastAsia="Century Gothic" w:hAnsiTheme="majorHAnsi" w:cstheme="majorHAnsi"/>
                <w:sz w:val="24"/>
                <w:szCs w:val="24"/>
              </w:rPr>
              <w:t>Shut</w:t>
            </w:r>
            <w:proofErr w:type="spellEnd"/>
            <w:r w:rsidR="00AE69A3">
              <w:rPr>
                <w:rFonts w:asciiTheme="majorHAnsi" w:eastAsia="Century Gothic" w:hAnsiTheme="majorHAnsi" w:cstheme="majorHAnsi"/>
                <w:sz w:val="24"/>
                <w:szCs w:val="24"/>
              </w:rPr>
              <w:t>-</w:t>
            </w:r>
            <w:r w:rsidRPr="00AE69A3">
              <w:rPr>
                <w:rFonts w:asciiTheme="majorHAnsi" w:eastAsia="Century Gothic" w:hAnsiTheme="majorHAnsi" w:cstheme="majorHAnsi"/>
                <w:sz w:val="24"/>
                <w:szCs w:val="24"/>
              </w:rPr>
              <w:t>down Sistema</w:t>
            </w:r>
          </w:p>
        </w:tc>
      </w:tr>
      <w:tr w:rsidR="000C05F5" w:rsidTr="000C05F5">
        <w:tc>
          <w:tcPr>
            <w:tcW w:w="2055"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Istanze di Attori Partecipanti</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Paolo: Amministratore </w:t>
            </w:r>
          </w:p>
        </w:tc>
      </w:tr>
      <w:tr w:rsidR="000C05F5" w:rsidTr="000C05F5">
        <w:tc>
          <w:tcPr>
            <w:tcW w:w="2055"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Flusso di Eventi</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Paolo decide di voler arrestare il sistema e quindi accede alla pagina dedicata e clicca sul pulsante “Arresta”.</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effettua una scansione per verificare se ci sono ancora richieste in sospeso.</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porta a termine le eventuali richieste in sospeso</w:t>
            </w:r>
          </w:p>
          <w:p w:rsidR="000C05F5" w:rsidRPr="00AE69A3" w:rsidRDefault="000C05F5" w:rsidP="00AE69A3">
            <w:pPr>
              <w:numPr>
                <w:ilvl w:val="0"/>
                <w:numId w:val="22"/>
              </w:numPr>
              <w:spacing w:after="0"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Tramite le opportune procedure di arresto il sistema disattiva i servizi in remoto e il server.</w:t>
            </w:r>
          </w:p>
          <w:p w:rsidR="000C05F5" w:rsidRPr="00AE69A3" w:rsidRDefault="000C05F5" w:rsidP="00AE69A3">
            <w:pPr>
              <w:numPr>
                <w:ilvl w:val="0"/>
                <w:numId w:val="22"/>
              </w:numPr>
              <w:spacing w:line="360" w:lineRule="auto"/>
              <w:contextualSpacing/>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notifica il successo della procedura.</w:t>
            </w:r>
          </w:p>
        </w:tc>
      </w:tr>
    </w:tbl>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ind w:left="-142"/>
        <w:rPr>
          <w:rFonts w:ascii="Century Gothic" w:eastAsia="Century Gothic" w:hAnsi="Century Gothic" w:cs="Century Gothic"/>
          <w:b/>
          <w:color w:val="4472C4" w:themeColor="accent1"/>
        </w:rPr>
      </w:pPr>
    </w:p>
    <w:p w:rsidR="000C05F5" w:rsidRDefault="000C05F5" w:rsidP="000C05F5">
      <w:pPr>
        <w:pStyle w:val="Titolo3"/>
        <w:rPr>
          <w:rFonts w:eastAsia="Century Gothic"/>
          <w:b/>
          <w:bCs/>
          <w:sz w:val="32"/>
          <w:szCs w:val="32"/>
        </w:rPr>
      </w:pPr>
      <w:bookmarkStart w:id="80" w:name="_Toc32069572"/>
      <w:r w:rsidRPr="000C05F5">
        <w:rPr>
          <w:rFonts w:eastAsia="Century Gothic"/>
          <w:b/>
          <w:bCs/>
          <w:sz w:val="32"/>
          <w:szCs w:val="32"/>
        </w:rPr>
        <w:lastRenderedPageBreak/>
        <w:t>Casi d’uso</w:t>
      </w:r>
      <w:bookmarkEnd w:id="80"/>
    </w:p>
    <w:p w:rsidR="000C05F5" w:rsidRPr="000C05F5" w:rsidRDefault="000C05F5" w:rsidP="000C05F5"/>
    <w:tbl>
      <w:tblPr>
        <w:tblStyle w:val="8"/>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434"/>
        <w:gridCol w:w="5551"/>
      </w:tblGrid>
      <w:tr w:rsidR="000C05F5" w:rsidTr="00AE69A3">
        <w:tc>
          <w:tcPr>
            <w:tcW w:w="343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ID</w:t>
            </w:r>
          </w:p>
        </w:tc>
        <w:tc>
          <w:tcPr>
            <w:tcW w:w="5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w:t>
            </w:r>
          </w:p>
        </w:tc>
      </w:tr>
      <w:tr w:rsidR="000C05F5" w:rsidTr="00AE69A3">
        <w:tc>
          <w:tcPr>
            <w:tcW w:w="3434"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Nome Caso Uso</w:t>
            </w:r>
          </w:p>
        </w:tc>
        <w:tc>
          <w:tcPr>
            <w:tcW w:w="5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Startup Server</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Istanze di Attori Partecipanti</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Amministratore</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Condizione di Entrata</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L'amministratore visualizza la console per effettuare l’avvio del sistema.</w:t>
            </w:r>
          </w:p>
        </w:tc>
      </w:tr>
      <w:tr w:rsidR="000C05F5" w:rsidTr="00AE69A3">
        <w:tc>
          <w:tcPr>
            <w:tcW w:w="3434" w:type="dxa"/>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rsidR="000C05F5" w:rsidRPr="00AE69A3" w:rsidRDefault="000C05F5" w:rsidP="00AE69A3">
            <w:pPr>
              <w:spacing w:line="360" w:lineRule="auto"/>
              <w:ind w:left="100"/>
              <w:rPr>
                <w:rFonts w:asciiTheme="majorHAnsi" w:eastAsia="Century Gothic" w:hAnsiTheme="majorHAnsi" w:cstheme="majorHAnsi"/>
                <w:b/>
                <w:sz w:val="24"/>
                <w:szCs w:val="24"/>
              </w:rPr>
            </w:pPr>
            <w:r w:rsidRPr="00AE69A3">
              <w:rPr>
                <w:rFonts w:asciiTheme="majorHAnsi" w:eastAsia="Century Gothic" w:hAnsiTheme="majorHAnsi" w:cstheme="majorHAnsi"/>
                <w:b/>
                <w:sz w:val="24"/>
                <w:szCs w:val="24"/>
              </w:rPr>
              <w:t>Flusso di Eventi</w:t>
            </w:r>
          </w:p>
        </w:tc>
        <w:tc>
          <w:tcPr>
            <w:tcW w:w="5551" w:type="dxa"/>
            <w:tcBorders>
              <w:top w:val="nil"/>
              <w:left w:val="nil"/>
              <w:bottom w:val="single" w:sz="8" w:space="0" w:color="000000"/>
              <w:right w:val="single" w:sz="8" w:space="0" w:color="000000"/>
            </w:tcBorders>
            <w:tcMar>
              <w:top w:w="100" w:type="dxa"/>
              <w:left w:w="100" w:type="dxa"/>
              <w:bottom w:w="100" w:type="dxa"/>
              <w:right w:w="100" w:type="dxa"/>
            </w:tcMar>
          </w:tcPr>
          <w:p w:rsidR="000C05F5" w:rsidRPr="00AE69A3" w:rsidRDefault="000C05F5" w:rsidP="00AE69A3">
            <w:pPr>
              <w:spacing w:line="360" w:lineRule="auto"/>
              <w:rPr>
                <w:rFonts w:asciiTheme="majorHAnsi" w:eastAsia="Century Gothic" w:hAnsiTheme="majorHAnsi" w:cstheme="majorHAnsi"/>
                <w:sz w:val="24"/>
                <w:szCs w:val="24"/>
              </w:rPr>
            </w:pPr>
          </w:p>
          <w:tbl>
            <w:tblPr>
              <w:tblStyle w:val="9"/>
              <w:tblW w:w="673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8"/>
              <w:gridCol w:w="3369"/>
            </w:tblGrid>
            <w:tr w:rsidR="000C05F5" w:rsidRPr="00AE69A3" w:rsidTr="000C05F5">
              <w:trPr>
                <w:trHeight w:val="34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 xml:space="preserve"> Utente</w:t>
                  </w: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Sistema</w:t>
                  </w:r>
                </w:p>
              </w:tc>
            </w:tr>
            <w:tr w:rsidR="000C05F5" w:rsidRPr="00AE69A3" w:rsidTr="000C05F5">
              <w:trPr>
                <w:trHeight w:val="98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L’amministratore clicca sul pulsante “Avvia”</w:t>
                  </w: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p>
              </w:tc>
            </w:tr>
            <w:tr w:rsidR="000C05F5" w:rsidRPr="00AE69A3" w:rsidTr="000C05F5">
              <w:trPr>
                <w:trHeight w:val="1100"/>
              </w:trPr>
              <w:tc>
                <w:tcPr>
                  <w:tcW w:w="3368"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p>
              </w:tc>
              <w:tc>
                <w:tcPr>
                  <w:tcW w:w="3369" w:type="dxa"/>
                  <w:tcBorders>
                    <w:top w:val="nil"/>
                    <w:left w:val="nil"/>
                    <w:bottom w:val="nil"/>
                    <w:right w:val="nil"/>
                  </w:tcBorders>
                  <w:tcMar>
                    <w:top w:w="100" w:type="dxa"/>
                    <w:left w:w="100" w:type="dxa"/>
                    <w:bottom w:w="100" w:type="dxa"/>
                    <w:right w:w="100" w:type="dxa"/>
                  </w:tcMar>
                </w:tcPr>
                <w:p w:rsidR="000C05F5" w:rsidRPr="00AE69A3" w:rsidRDefault="000C05F5" w:rsidP="00AE69A3">
                  <w:pPr>
                    <w:widowControl w:val="0"/>
                    <w:spacing w:line="360" w:lineRule="auto"/>
                    <w:ind w:left="100"/>
                    <w:rPr>
                      <w:rFonts w:asciiTheme="majorHAnsi" w:eastAsia="Century Gothic" w:hAnsiTheme="majorHAnsi" w:cstheme="majorHAnsi"/>
                      <w:sz w:val="24"/>
                      <w:szCs w:val="24"/>
                    </w:rPr>
                  </w:pPr>
                  <w:r w:rsidRPr="00AE69A3">
                    <w:rPr>
                      <w:rFonts w:asciiTheme="majorHAnsi" w:eastAsia="Century Gothic" w:hAnsiTheme="majorHAnsi" w:cstheme="majorHAnsi"/>
                      <w:sz w:val="24"/>
                      <w:szCs w:val="24"/>
                    </w:rPr>
                    <w:t>Il sistema attiva i propri servizi rendendosi disponibile in tutte le sue funzionalità.</w:t>
                  </w:r>
                </w:p>
              </w:tc>
            </w:tr>
          </w:tbl>
          <w:p w:rsidR="000C05F5" w:rsidRPr="00AE69A3" w:rsidRDefault="000C05F5" w:rsidP="00AE69A3">
            <w:pPr>
              <w:spacing w:line="360" w:lineRule="auto"/>
              <w:ind w:left="100"/>
              <w:rPr>
                <w:rFonts w:asciiTheme="majorHAnsi" w:eastAsia="Century Gothic" w:hAnsiTheme="majorHAnsi" w:cstheme="majorHAnsi"/>
                <w:sz w:val="24"/>
                <w:szCs w:val="24"/>
              </w:rPr>
            </w:pPr>
          </w:p>
        </w:tc>
        <w:bookmarkStart w:id="81" w:name="_GoBack"/>
        <w:bookmarkEnd w:id="81"/>
      </w:tr>
    </w:tbl>
    <w:p w:rsidR="000C05F5" w:rsidRDefault="000C05F5"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D81141" w:rsidRDefault="00D81141" w:rsidP="000C05F5"/>
    <w:p w:rsidR="000C05F5" w:rsidRPr="000C05F5" w:rsidRDefault="000C05F5" w:rsidP="000C05F5"/>
    <w:p w:rsidR="000C05F5" w:rsidRPr="000C05F5" w:rsidRDefault="000C05F5" w:rsidP="000C05F5">
      <w:pPr>
        <w:pStyle w:val="Titolo2"/>
        <w:rPr>
          <w:sz w:val="44"/>
          <w:szCs w:val="44"/>
        </w:rPr>
      </w:pPr>
      <w:bookmarkStart w:id="82" w:name="_Toc32069573"/>
      <w:r w:rsidRPr="000C05F5">
        <w:rPr>
          <w:sz w:val="44"/>
          <w:szCs w:val="44"/>
        </w:rPr>
        <w:lastRenderedPageBreak/>
        <w:t>Glossario</w:t>
      </w:r>
      <w:bookmarkEnd w:id="82"/>
    </w:p>
    <w:p w:rsidR="000C05F5" w:rsidRDefault="000C05F5" w:rsidP="000C05F5">
      <w:pPr>
        <w:pStyle w:val="Standard"/>
        <w:rPr>
          <w:rFonts w:ascii="Arial" w:hAnsi="Arial" w:cs="Arial"/>
          <w:b/>
        </w:rPr>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83" w:author="gaetano amoroso" w:date="2020-02-18T14:59:00Z">
            <w:rPr>
              <w:rFonts w:ascii="Century Gothic" w:eastAsia="Century Gothic" w:hAnsi="Century Gothic" w:cs="Century Gothic"/>
              <w:color w:val="000000"/>
              <w:kern w:val="0"/>
              <w:sz w:val="22"/>
              <w:szCs w:val="22"/>
              <w:lang w:eastAsia="en-GB"/>
            </w:rPr>
          </w:rPrChange>
        </w:rPr>
        <w:pPrChange w:id="84"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85" w:author="gaetano amoroso" w:date="2020-02-18T14:59:00Z">
            <w:rPr>
              <w:rFonts w:ascii="Century Gothic" w:eastAsia="Century Gothic" w:hAnsi="Century Gothic" w:cs="Century Gothic"/>
              <w:b/>
              <w:color w:val="000000"/>
              <w:kern w:val="0"/>
              <w:sz w:val="22"/>
              <w:szCs w:val="22"/>
              <w:lang w:eastAsia="en-GB"/>
            </w:rPr>
          </w:rPrChange>
        </w:rPr>
        <w:t>Client</w:t>
      </w:r>
      <w:r w:rsidRPr="00C11538">
        <w:rPr>
          <w:rFonts w:asciiTheme="majorHAnsi" w:eastAsia="Century Gothic" w:hAnsiTheme="majorHAnsi" w:cs="Century Gothic"/>
          <w:color w:val="000000"/>
          <w:kern w:val="0"/>
          <w:sz w:val="28"/>
          <w:szCs w:val="28"/>
          <w:lang w:eastAsia="en-GB"/>
          <w:rPrChange w:id="86" w:author="gaetano amoroso" w:date="2020-02-18T14:59:00Z">
            <w:rPr>
              <w:rFonts w:ascii="Century Gothic" w:eastAsia="Century Gothic" w:hAnsi="Century Gothic" w:cs="Century Gothic"/>
              <w:color w:val="000000"/>
              <w:kern w:val="0"/>
              <w:sz w:val="22"/>
              <w:szCs w:val="22"/>
              <w:lang w:eastAsia="en-GB"/>
            </w:rPr>
          </w:rPrChange>
        </w:rPr>
        <w:t>: componente che accede ai servizi o alle risorse di un'altra componente, detta server.</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87" w:author="gaetano amoroso" w:date="2020-02-18T14:59:00Z">
            <w:rPr>
              <w:rFonts w:ascii="Century Gothic" w:eastAsia="Century Gothic" w:hAnsi="Century Gothic" w:cs="Century Gothic"/>
              <w:color w:val="000000"/>
              <w:kern w:val="0"/>
              <w:sz w:val="22"/>
              <w:szCs w:val="22"/>
              <w:lang w:eastAsia="en-GB"/>
            </w:rPr>
          </w:rPrChange>
        </w:rPr>
        <w:pPrChange w:id="88"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89" w:author="gaetano amoroso" w:date="2020-02-18T14:59:00Z">
            <w:rPr>
              <w:rFonts w:ascii="Century Gothic" w:eastAsia="Century Gothic" w:hAnsi="Century Gothic" w:cs="Century Gothic"/>
              <w:color w:val="000000"/>
              <w:kern w:val="0"/>
              <w:sz w:val="22"/>
              <w:szCs w:val="22"/>
              <w:lang w:eastAsia="en-GB"/>
            </w:rPr>
          </w:rPrChange>
        </w:rPr>
        <w:pPrChange w:id="90"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91" w:author="gaetano amoroso" w:date="2020-02-18T14:59:00Z">
            <w:rPr>
              <w:rFonts w:ascii="Century Gothic" w:eastAsia="Century Gothic" w:hAnsi="Century Gothic" w:cs="Century Gothic"/>
              <w:b/>
              <w:color w:val="000000"/>
              <w:kern w:val="0"/>
              <w:sz w:val="22"/>
              <w:szCs w:val="22"/>
              <w:lang w:eastAsia="en-GB"/>
            </w:rPr>
          </w:rPrChange>
        </w:rPr>
        <w:t xml:space="preserve">Deployment </w:t>
      </w:r>
      <w:proofErr w:type="spellStart"/>
      <w:r w:rsidRPr="00C11538">
        <w:rPr>
          <w:rFonts w:asciiTheme="majorHAnsi" w:eastAsia="Century Gothic" w:hAnsiTheme="majorHAnsi" w:cs="Century Gothic"/>
          <w:b/>
          <w:color w:val="000000"/>
          <w:kern w:val="0"/>
          <w:sz w:val="28"/>
          <w:szCs w:val="28"/>
          <w:lang w:eastAsia="en-GB"/>
          <w:rPrChange w:id="92" w:author="gaetano amoroso" w:date="2020-02-18T14:59:00Z">
            <w:rPr>
              <w:rFonts w:ascii="Century Gothic" w:eastAsia="Century Gothic" w:hAnsi="Century Gothic" w:cs="Century Gothic"/>
              <w:b/>
              <w:color w:val="000000"/>
              <w:kern w:val="0"/>
              <w:sz w:val="22"/>
              <w:szCs w:val="22"/>
              <w:lang w:eastAsia="en-GB"/>
            </w:rPr>
          </w:rPrChange>
        </w:rPr>
        <w:t>Diagram</w:t>
      </w:r>
      <w:proofErr w:type="spellEnd"/>
      <w:r w:rsidRPr="00C11538">
        <w:rPr>
          <w:rFonts w:asciiTheme="majorHAnsi" w:eastAsia="Century Gothic" w:hAnsiTheme="majorHAnsi" w:cs="Century Gothic"/>
          <w:color w:val="000000"/>
          <w:kern w:val="0"/>
          <w:sz w:val="28"/>
          <w:szCs w:val="28"/>
          <w:lang w:eastAsia="en-GB"/>
          <w:rPrChange w:id="93" w:author="gaetano amoroso" w:date="2020-02-18T14:59:00Z">
            <w:rPr>
              <w:rFonts w:ascii="Century Gothic" w:eastAsia="Century Gothic" w:hAnsi="Century Gothic" w:cs="Century Gothic"/>
              <w:color w:val="000000"/>
              <w:kern w:val="0"/>
              <w:sz w:val="22"/>
              <w:szCs w:val="22"/>
              <w:lang w:eastAsia="en-GB"/>
            </w:rPr>
          </w:rPrChange>
        </w:rPr>
        <w:t>: Schema che descrive la struttura dinamica del sistema</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94" w:author="gaetano amoroso" w:date="2020-02-18T14:59:00Z">
            <w:rPr>
              <w:rFonts w:ascii="Century Gothic" w:eastAsia="Century Gothic" w:hAnsi="Century Gothic" w:cs="Century Gothic"/>
              <w:color w:val="000000"/>
              <w:kern w:val="0"/>
              <w:sz w:val="22"/>
              <w:szCs w:val="22"/>
              <w:lang w:eastAsia="en-GB"/>
            </w:rPr>
          </w:rPrChange>
        </w:rPr>
        <w:pPrChange w:id="95"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96" w:author="gaetano amoroso" w:date="2020-02-18T14:59:00Z">
            <w:rPr>
              <w:rFonts w:ascii="Century Gothic" w:eastAsia="Century Gothic" w:hAnsi="Century Gothic" w:cs="Century Gothic"/>
              <w:color w:val="000000"/>
              <w:kern w:val="0"/>
              <w:sz w:val="22"/>
              <w:szCs w:val="22"/>
              <w:lang w:eastAsia="en-GB"/>
            </w:rPr>
          </w:rPrChange>
        </w:rPr>
        <w:pPrChange w:id="97"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98" w:author="gaetano amoroso" w:date="2020-02-18T14:59:00Z">
            <w:rPr>
              <w:rFonts w:ascii="Century Gothic" w:eastAsia="Century Gothic" w:hAnsi="Century Gothic" w:cs="Century Gothic"/>
              <w:b/>
              <w:color w:val="000000"/>
              <w:kern w:val="0"/>
              <w:sz w:val="22"/>
              <w:szCs w:val="22"/>
              <w:lang w:eastAsia="en-GB"/>
            </w:rPr>
          </w:rPrChange>
        </w:rPr>
        <w:t>DBMS</w:t>
      </w:r>
      <w:r w:rsidRPr="00C11538">
        <w:rPr>
          <w:rFonts w:asciiTheme="majorHAnsi" w:eastAsia="Century Gothic" w:hAnsiTheme="majorHAnsi" w:cs="Century Gothic"/>
          <w:color w:val="000000"/>
          <w:kern w:val="0"/>
          <w:sz w:val="28"/>
          <w:szCs w:val="28"/>
          <w:lang w:eastAsia="en-GB"/>
          <w:rPrChange w:id="99" w:author="gaetano amoroso" w:date="2020-02-18T14:59:00Z">
            <w:rPr>
              <w:rFonts w:ascii="Century Gothic" w:eastAsia="Century Gothic" w:hAnsi="Century Gothic" w:cs="Century Gothic"/>
              <w:color w:val="000000"/>
              <w:kern w:val="0"/>
              <w:sz w:val="22"/>
              <w:szCs w:val="22"/>
              <w:lang w:eastAsia="en-GB"/>
            </w:rPr>
          </w:rPrChange>
        </w:rPr>
        <w:t>: programma informatico (o, più frequentemente, un insieme di programmi) progettato per gestire un database, ovvero un insieme di numerosi dati strutturati. Le operazioni, normalmente, sono richieste da un gran numero di utenti.</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00" w:author="gaetano amoroso" w:date="2020-02-18T14:59:00Z">
            <w:rPr>
              <w:rFonts w:ascii="Century Gothic" w:eastAsia="Century Gothic" w:hAnsi="Century Gothic" w:cs="Century Gothic"/>
              <w:color w:val="000000"/>
              <w:kern w:val="0"/>
              <w:sz w:val="22"/>
              <w:szCs w:val="22"/>
              <w:lang w:eastAsia="en-GB"/>
            </w:rPr>
          </w:rPrChange>
        </w:rPr>
        <w:pPrChange w:id="101"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02" w:author="gaetano amoroso" w:date="2020-02-18T14:59:00Z">
            <w:rPr>
              <w:rFonts w:ascii="Century Gothic" w:eastAsia="Century Gothic" w:hAnsi="Century Gothic" w:cs="Century Gothic"/>
              <w:color w:val="000000"/>
              <w:kern w:val="0"/>
              <w:sz w:val="22"/>
              <w:szCs w:val="22"/>
              <w:lang w:eastAsia="en-GB"/>
            </w:rPr>
          </w:rPrChange>
        </w:rPr>
        <w:pPrChange w:id="103"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04" w:author="gaetano amoroso" w:date="2020-02-18T14:59:00Z">
            <w:rPr>
              <w:rFonts w:ascii="Century Gothic" w:eastAsia="Century Gothic" w:hAnsi="Century Gothic" w:cs="Century Gothic"/>
              <w:b/>
              <w:color w:val="000000"/>
              <w:kern w:val="0"/>
              <w:sz w:val="22"/>
              <w:szCs w:val="22"/>
              <w:lang w:eastAsia="en-GB"/>
            </w:rPr>
          </w:rPrChange>
        </w:rPr>
        <w:t>Form</w:t>
      </w:r>
      <w:r w:rsidRPr="00C11538">
        <w:rPr>
          <w:rFonts w:asciiTheme="majorHAnsi" w:eastAsia="Century Gothic" w:hAnsiTheme="majorHAnsi" w:cs="Century Gothic"/>
          <w:color w:val="000000"/>
          <w:kern w:val="0"/>
          <w:sz w:val="28"/>
          <w:szCs w:val="28"/>
          <w:lang w:eastAsia="en-GB"/>
          <w:rPrChange w:id="105" w:author="gaetano amoroso" w:date="2020-02-18T14:59:00Z">
            <w:rPr>
              <w:rFonts w:ascii="Century Gothic" w:eastAsia="Century Gothic" w:hAnsi="Century Gothic" w:cs="Century Gothic"/>
              <w:color w:val="000000"/>
              <w:kern w:val="0"/>
              <w:sz w:val="22"/>
              <w:szCs w:val="22"/>
              <w:lang w:eastAsia="en-GB"/>
            </w:rPr>
          </w:rPrChange>
        </w:rPr>
        <w:t xml:space="preserve">: finestra di dialogo incorporata in una pagina Web che consente all'utente di inserire informazioni destinate ad un server. Generalmente richiede un programma sul server che si occupi di esaminare le informazioni inviate. </w:t>
      </w:r>
      <w:proofErr w:type="gramStart"/>
      <w:r w:rsidRPr="00C11538">
        <w:rPr>
          <w:rFonts w:asciiTheme="majorHAnsi" w:eastAsia="Century Gothic" w:hAnsiTheme="majorHAnsi" w:cs="Century Gothic"/>
          <w:color w:val="000000"/>
          <w:kern w:val="0"/>
          <w:sz w:val="28"/>
          <w:szCs w:val="28"/>
          <w:lang w:eastAsia="en-GB"/>
          <w:rPrChange w:id="106" w:author="gaetano amoroso" w:date="2020-02-18T14:59:00Z">
            <w:rPr>
              <w:rFonts w:ascii="Century Gothic" w:eastAsia="Century Gothic" w:hAnsi="Century Gothic" w:cs="Century Gothic"/>
              <w:color w:val="000000"/>
              <w:kern w:val="0"/>
              <w:sz w:val="22"/>
              <w:szCs w:val="22"/>
              <w:lang w:eastAsia="en-GB"/>
            </w:rPr>
          </w:rPrChange>
        </w:rPr>
        <w:t>E’</w:t>
      </w:r>
      <w:proofErr w:type="gramEnd"/>
      <w:r w:rsidRPr="00C11538">
        <w:rPr>
          <w:rFonts w:asciiTheme="majorHAnsi" w:eastAsia="Century Gothic" w:hAnsiTheme="majorHAnsi" w:cs="Century Gothic"/>
          <w:color w:val="000000"/>
          <w:kern w:val="0"/>
          <w:sz w:val="28"/>
          <w:szCs w:val="28"/>
          <w:lang w:eastAsia="en-GB"/>
          <w:rPrChange w:id="107" w:author="gaetano amoroso" w:date="2020-02-18T14:59:00Z">
            <w:rPr>
              <w:rFonts w:ascii="Century Gothic" w:eastAsia="Century Gothic" w:hAnsi="Century Gothic" w:cs="Century Gothic"/>
              <w:color w:val="000000"/>
              <w:kern w:val="0"/>
              <w:sz w:val="22"/>
              <w:szCs w:val="22"/>
              <w:lang w:eastAsia="en-GB"/>
            </w:rPr>
          </w:rPrChange>
        </w:rPr>
        <w:t xml:space="preserve"> composto da spazi (campi) predefiniti, ad esempio </w:t>
      </w:r>
      <w:proofErr w:type="spellStart"/>
      <w:r w:rsidRPr="00C11538">
        <w:rPr>
          <w:rFonts w:asciiTheme="majorHAnsi" w:eastAsia="Century Gothic" w:hAnsiTheme="majorHAnsi" w:cs="Century Gothic"/>
          <w:color w:val="000000"/>
          <w:kern w:val="0"/>
          <w:sz w:val="28"/>
          <w:szCs w:val="28"/>
          <w:lang w:eastAsia="en-GB"/>
          <w:rPrChange w:id="108" w:author="gaetano amoroso" w:date="2020-02-18T14:59:00Z">
            <w:rPr>
              <w:rFonts w:ascii="Century Gothic" w:eastAsia="Century Gothic" w:hAnsi="Century Gothic" w:cs="Century Gothic"/>
              <w:color w:val="000000"/>
              <w:kern w:val="0"/>
              <w:sz w:val="22"/>
              <w:szCs w:val="22"/>
              <w:lang w:eastAsia="en-GB"/>
            </w:rPr>
          </w:rPrChange>
        </w:rPr>
        <w:t>menù</w:t>
      </w:r>
      <w:proofErr w:type="spellEnd"/>
      <w:r w:rsidRPr="00C11538">
        <w:rPr>
          <w:rFonts w:asciiTheme="majorHAnsi" w:eastAsia="Century Gothic" w:hAnsiTheme="majorHAnsi" w:cs="Century Gothic"/>
          <w:color w:val="000000"/>
          <w:kern w:val="0"/>
          <w:sz w:val="28"/>
          <w:szCs w:val="28"/>
          <w:lang w:eastAsia="en-GB"/>
          <w:rPrChange w:id="109" w:author="gaetano amoroso" w:date="2020-02-18T14:59:00Z">
            <w:rPr>
              <w:rFonts w:ascii="Century Gothic" w:eastAsia="Century Gothic" w:hAnsi="Century Gothic" w:cs="Century Gothic"/>
              <w:color w:val="000000"/>
              <w:kern w:val="0"/>
              <w:sz w:val="22"/>
              <w:szCs w:val="22"/>
              <w:lang w:eastAsia="en-GB"/>
            </w:rPr>
          </w:rPrChange>
        </w:rPr>
        <w:t xml:space="preserve"> a tendina, elenchi puntati o caselle di testo libero.</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10" w:author="gaetano amoroso" w:date="2020-02-18T14:59:00Z">
            <w:rPr>
              <w:rFonts w:ascii="Century Gothic" w:eastAsia="Century Gothic" w:hAnsi="Century Gothic" w:cs="Century Gothic"/>
              <w:color w:val="000000"/>
              <w:kern w:val="0"/>
              <w:sz w:val="22"/>
              <w:szCs w:val="22"/>
              <w:lang w:eastAsia="en-GB"/>
            </w:rPr>
          </w:rPrChange>
        </w:rPr>
        <w:pPrChange w:id="111"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12" w:author="gaetano amoroso" w:date="2020-02-18T14:59:00Z">
            <w:rPr>
              <w:rFonts w:ascii="Century Gothic" w:eastAsia="Century Gothic" w:hAnsi="Century Gothic" w:cs="Century Gothic"/>
              <w:color w:val="000000"/>
              <w:kern w:val="0"/>
              <w:sz w:val="22"/>
              <w:szCs w:val="22"/>
              <w:lang w:eastAsia="en-GB"/>
            </w:rPr>
          </w:rPrChange>
        </w:rPr>
        <w:pPrChange w:id="113"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14" w:author="gaetano amoroso" w:date="2020-02-18T14:59:00Z">
            <w:rPr>
              <w:rFonts w:ascii="Century Gothic" w:eastAsia="Century Gothic" w:hAnsi="Century Gothic" w:cs="Century Gothic"/>
              <w:b/>
              <w:color w:val="000000"/>
              <w:kern w:val="0"/>
              <w:sz w:val="22"/>
              <w:szCs w:val="22"/>
              <w:lang w:eastAsia="en-GB"/>
            </w:rPr>
          </w:rPrChange>
        </w:rPr>
        <w:t>JDBC</w:t>
      </w:r>
      <w:r w:rsidRPr="00C11538">
        <w:rPr>
          <w:rFonts w:asciiTheme="majorHAnsi" w:eastAsia="Century Gothic" w:hAnsiTheme="majorHAnsi" w:cs="Century Gothic"/>
          <w:color w:val="000000"/>
          <w:kern w:val="0"/>
          <w:sz w:val="28"/>
          <w:szCs w:val="28"/>
          <w:lang w:eastAsia="en-GB"/>
          <w:rPrChange w:id="115" w:author="gaetano amoroso" w:date="2020-02-18T14:59:00Z">
            <w:rPr>
              <w:rFonts w:ascii="Century Gothic" w:eastAsia="Century Gothic" w:hAnsi="Century Gothic" w:cs="Century Gothic"/>
              <w:color w:val="000000"/>
              <w:kern w:val="0"/>
              <w:sz w:val="22"/>
              <w:szCs w:val="22"/>
              <w:lang w:eastAsia="en-GB"/>
            </w:rPr>
          </w:rPrChange>
        </w:rPr>
        <w:t>: API per il linguaggio di programmazione Java che serve ai client per connettersi a un database. Fornisce metodi per interrogare e modificare i dati. È orientata ai database relazionali.</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16" w:author="gaetano amoroso" w:date="2020-02-18T14:59:00Z">
            <w:rPr>
              <w:rFonts w:ascii="Century Gothic" w:eastAsia="Century Gothic" w:hAnsi="Century Gothic" w:cs="Century Gothic"/>
              <w:color w:val="000000"/>
              <w:kern w:val="0"/>
              <w:sz w:val="22"/>
              <w:szCs w:val="22"/>
              <w:lang w:eastAsia="en-GB"/>
            </w:rPr>
          </w:rPrChange>
        </w:rPr>
        <w:pPrChange w:id="117"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18" w:author="gaetano amoroso" w:date="2020-02-18T14:59:00Z">
            <w:rPr>
              <w:rFonts w:ascii="Century Gothic" w:eastAsia="Century Gothic" w:hAnsi="Century Gothic" w:cs="Century Gothic"/>
              <w:color w:val="000000"/>
              <w:kern w:val="0"/>
              <w:sz w:val="22"/>
              <w:szCs w:val="22"/>
              <w:lang w:eastAsia="en-GB"/>
            </w:rPr>
          </w:rPrChange>
        </w:rPr>
        <w:pPrChange w:id="119"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20" w:author="gaetano amoroso" w:date="2020-02-18T14:59:00Z">
            <w:rPr>
              <w:rFonts w:ascii="Century Gothic" w:eastAsia="Century Gothic" w:hAnsi="Century Gothic" w:cs="Century Gothic"/>
              <w:b/>
              <w:color w:val="000000"/>
              <w:kern w:val="0"/>
              <w:sz w:val="22"/>
              <w:szCs w:val="22"/>
              <w:lang w:eastAsia="en-GB"/>
            </w:rPr>
          </w:rPrChange>
        </w:rPr>
        <w:t>Login</w:t>
      </w:r>
      <w:r w:rsidRPr="00C11538">
        <w:rPr>
          <w:rFonts w:asciiTheme="majorHAnsi" w:eastAsia="Century Gothic" w:hAnsiTheme="majorHAnsi" w:cs="Century Gothic"/>
          <w:color w:val="000000"/>
          <w:kern w:val="0"/>
          <w:sz w:val="28"/>
          <w:szCs w:val="28"/>
          <w:lang w:eastAsia="en-GB"/>
          <w:rPrChange w:id="121" w:author="gaetano amoroso" w:date="2020-02-18T14:59:00Z">
            <w:rPr>
              <w:rFonts w:ascii="Century Gothic" w:eastAsia="Century Gothic" w:hAnsi="Century Gothic" w:cs="Century Gothic"/>
              <w:color w:val="000000"/>
              <w:kern w:val="0"/>
              <w:sz w:val="22"/>
              <w:szCs w:val="22"/>
              <w:lang w:eastAsia="en-GB"/>
            </w:rPr>
          </w:rPrChange>
        </w:rPr>
        <w:t>: Procedura attraverso la quale ci si collega con un qualsiasi servizio in linea. All'utente viene assegnato un nome di login ed una password che vengono richiesti dal sistema ogni volta che ci si collega.</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22" w:author="gaetano amoroso" w:date="2020-02-18T14:59:00Z">
            <w:rPr>
              <w:rFonts w:ascii="Century Gothic" w:eastAsia="Century Gothic" w:hAnsi="Century Gothic" w:cs="Century Gothic"/>
              <w:color w:val="000000"/>
              <w:kern w:val="0"/>
              <w:sz w:val="22"/>
              <w:szCs w:val="22"/>
              <w:lang w:eastAsia="en-GB"/>
            </w:rPr>
          </w:rPrChange>
        </w:rPr>
        <w:pPrChange w:id="123"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24" w:author="gaetano amoroso" w:date="2020-02-18T14:59:00Z">
            <w:rPr>
              <w:rFonts w:ascii="Century Gothic" w:eastAsia="Century Gothic" w:hAnsi="Century Gothic" w:cs="Century Gothic"/>
              <w:color w:val="000000"/>
              <w:kern w:val="0"/>
              <w:sz w:val="22"/>
              <w:szCs w:val="22"/>
              <w:lang w:eastAsia="en-GB"/>
            </w:rPr>
          </w:rPrChange>
        </w:rPr>
        <w:pPrChange w:id="125" w:author="gaetano amoroso" w:date="2020-02-18T15:00:00Z">
          <w:pPr>
            <w:pStyle w:val="Standard"/>
          </w:pPr>
        </w:pPrChange>
      </w:pPr>
      <w:r w:rsidRPr="00C11538">
        <w:rPr>
          <w:rFonts w:asciiTheme="majorHAnsi" w:eastAsia="Century Gothic" w:hAnsiTheme="majorHAnsi" w:cs="Century Gothic"/>
          <w:b/>
          <w:color w:val="000000"/>
          <w:kern w:val="0"/>
          <w:sz w:val="28"/>
          <w:szCs w:val="28"/>
          <w:lang w:eastAsia="en-GB"/>
          <w:rPrChange w:id="126" w:author="gaetano amoroso" w:date="2020-02-18T14:59:00Z">
            <w:rPr>
              <w:rFonts w:ascii="Century Gothic" w:eastAsia="Century Gothic" w:hAnsi="Century Gothic" w:cs="Century Gothic"/>
              <w:b/>
              <w:color w:val="000000"/>
              <w:kern w:val="0"/>
              <w:sz w:val="22"/>
              <w:szCs w:val="22"/>
              <w:lang w:eastAsia="en-GB"/>
            </w:rPr>
          </w:rPrChange>
        </w:rPr>
        <w:t>Layer</w:t>
      </w:r>
      <w:r w:rsidRPr="00C11538">
        <w:rPr>
          <w:rFonts w:asciiTheme="majorHAnsi" w:eastAsia="Century Gothic" w:hAnsiTheme="majorHAnsi" w:cs="Century Gothic"/>
          <w:color w:val="000000"/>
          <w:kern w:val="0"/>
          <w:sz w:val="28"/>
          <w:szCs w:val="28"/>
          <w:lang w:eastAsia="en-GB"/>
          <w:rPrChange w:id="127" w:author="gaetano amoroso" w:date="2020-02-18T14:59:00Z">
            <w:rPr>
              <w:rFonts w:ascii="Century Gothic" w:eastAsia="Century Gothic" w:hAnsi="Century Gothic" w:cs="Century Gothic"/>
              <w:color w:val="000000"/>
              <w:kern w:val="0"/>
              <w:sz w:val="22"/>
              <w:szCs w:val="22"/>
              <w:lang w:eastAsia="en-GB"/>
            </w:rPr>
          </w:rPrChange>
        </w:rPr>
        <w:t xml:space="preserve">: </w:t>
      </w:r>
      <w:proofErr w:type="gramStart"/>
      <w:r w:rsidRPr="00C11538">
        <w:rPr>
          <w:rFonts w:asciiTheme="majorHAnsi" w:eastAsia="Century Gothic" w:hAnsiTheme="majorHAnsi" w:cs="Century Gothic"/>
          <w:color w:val="000000"/>
          <w:kern w:val="0"/>
          <w:sz w:val="28"/>
          <w:szCs w:val="28"/>
          <w:lang w:eastAsia="en-GB"/>
          <w:rPrChange w:id="128" w:author="gaetano amoroso" w:date="2020-02-18T14:59:00Z">
            <w:rPr>
              <w:rFonts w:ascii="Century Gothic" w:eastAsia="Century Gothic" w:hAnsi="Century Gothic" w:cs="Century Gothic"/>
              <w:color w:val="000000"/>
              <w:kern w:val="0"/>
              <w:sz w:val="22"/>
              <w:szCs w:val="22"/>
              <w:lang w:eastAsia="en-GB"/>
            </w:rPr>
          </w:rPrChange>
        </w:rPr>
        <w:t>E’</w:t>
      </w:r>
      <w:proofErr w:type="gramEnd"/>
      <w:r w:rsidRPr="00C11538">
        <w:rPr>
          <w:rFonts w:asciiTheme="majorHAnsi" w:eastAsia="Century Gothic" w:hAnsiTheme="majorHAnsi" w:cs="Century Gothic"/>
          <w:color w:val="000000"/>
          <w:kern w:val="0"/>
          <w:sz w:val="28"/>
          <w:szCs w:val="28"/>
          <w:lang w:eastAsia="en-GB"/>
          <w:rPrChange w:id="129" w:author="gaetano amoroso" w:date="2020-02-18T14:59:00Z">
            <w:rPr>
              <w:rFonts w:ascii="Century Gothic" w:eastAsia="Century Gothic" w:hAnsi="Century Gothic" w:cs="Century Gothic"/>
              <w:color w:val="000000"/>
              <w:kern w:val="0"/>
              <w:sz w:val="22"/>
              <w:szCs w:val="22"/>
              <w:lang w:eastAsia="en-GB"/>
            </w:rPr>
          </w:rPrChange>
        </w:rPr>
        <w:t xml:space="preserve"> un insieme di classi con funzionalità simile (tipicamente raggruppati in un unico</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30" w:author="gaetano amoroso" w:date="2020-02-18T14:59:00Z">
            <w:rPr>
              <w:rFonts w:ascii="Century Gothic" w:eastAsia="Century Gothic" w:hAnsi="Century Gothic" w:cs="Century Gothic"/>
              <w:color w:val="000000"/>
              <w:kern w:val="0"/>
              <w:sz w:val="22"/>
              <w:szCs w:val="22"/>
              <w:lang w:eastAsia="en-GB"/>
            </w:rPr>
          </w:rPrChange>
        </w:rPr>
        <w:pPrChange w:id="131" w:author="gaetano amoroso" w:date="2020-02-18T15:00:00Z">
          <w:pPr>
            <w:pStyle w:val="Standard"/>
          </w:pPr>
        </w:pPrChange>
      </w:pPr>
      <w:r w:rsidRPr="00C11538">
        <w:rPr>
          <w:rFonts w:asciiTheme="majorHAnsi" w:eastAsia="Century Gothic" w:hAnsiTheme="majorHAnsi" w:cs="Century Gothic"/>
          <w:color w:val="000000"/>
          <w:kern w:val="0"/>
          <w:sz w:val="28"/>
          <w:szCs w:val="28"/>
          <w:lang w:eastAsia="en-GB"/>
          <w:rPrChange w:id="132" w:author="gaetano amoroso" w:date="2020-02-18T14:59:00Z">
            <w:rPr>
              <w:rFonts w:ascii="Century Gothic" w:eastAsia="Century Gothic" w:hAnsi="Century Gothic" w:cs="Century Gothic"/>
              <w:color w:val="000000"/>
              <w:kern w:val="0"/>
              <w:sz w:val="22"/>
              <w:szCs w:val="22"/>
              <w:lang w:eastAsia="en-GB"/>
            </w:rPr>
          </w:rPrChange>
        </w:rPr>
        <w:t>package).</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33" w:author="gaetano amoroso" w:date="2020-02-18T14:59:00Z">
            <w:rPr>
              <w:rFonts w:ascii="Century Gothic" w:eastAsia="Century Gothic" w:hAnsi="Century Gothic" w:cs="Century Gothic"/>
              <w:color w:val="000000"/>
              <w:kern w:val="0"/>
              <w:sz w:val="22"/>
              <w:szCs w:val="22"/>
              <w:lang w:eastAsia="en-GB"/>
            </w:rPr>
          </w:rPrChange>
        </w:rPr>
        <w:pPrChange w:id="134" w:author="gaetano amoroso" w:date="2020-02-18T15:00:00Z">
          <w:pPr>
            <w:pStyle w:val="Standard"/>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35" w:author="gaetano amoroso" w:date="2020-02-18T14:59:00Z">
            <w:rPr>
              <w:rFonts w:ascii="Century Gothic" w:eastAsia="Century Gothic" w:hAnsi="Century Gothic" w:cs="Century Gothic"/>
              <w:color w:val="000000"/>
              <w:kern w:val="0"/>
              <w:sz w:val="22"/>
              <w:szCs w:val="22"/>
              <w:lang w:eastAsia="en-GB"/>
            </w:rPr>
          </w:rPrChange>
        </w:rPr>
        <w:pPrChange w:id="136" w:author="gaetano amoroso" w:date="2020-02-18T15:00:00Z">
          <w:pPr>
            <w:pStyle w:val="Standard"/>
          </w:pPr>
        </w:pPrChange>
      </w:pPr>
      <w:proofErr w:type="spellStart"/>
      <w:r w:rsidRPr="00C11538">
        <w:rPr>
          <w:rFonts w:asciiTheme="majorHAnsi" w:eastAsia="Century Gothic" w:hAnsiTheme="majorHAnsi" w:cs="Century Gothic"/>
          <w:b/>
          <w:color w:val="000000"/>
          <w:kern w:val="0"/>
          <w:sz w:val="28"/>
          <w:szCs w:val="28"/>
          <w:lang w:eastAsia="en-GB"/>
          <w:rPrChange w:id="137" w:author="gaetano amoroso" w:date="2020-02-18T14:59:00Z">
            <w:rPr>
              <w:rFonts w:ascii="Century Gothic" w:eastAsia="Century Gothic" w:hAnsi="Century Gothic" w:cs="Century Gothic"/>
              <w:b/>
              <w:color w:val="000000"/>
              <w:kern w:val="0"/>
              <w:sz w:val="22"/>
              <w:szCs w:val="22"/>
              <w:lang w:eastAsia="en-GB"/>
            </w:rPr>
          </w:rPrChange>
        </w:rPr>
        <w:t>Logout</w:t>
      </w:r>
      <w:proofErr w:type="spellEnd"/>
      <w:r w:rsidRPr="00C11538">
        <w:rPr>
          <w:rFonts w:asciiTheme="majorHAnsi" w:eastAsia="Century Gothic" w:hAnsiTheme="majorHAnsi" w:cs="Century Gothic"/>
          <w:color w:val="000000"/>
          <w:kern w:val="0"/>
          <w:sz w:val="28"/>
          <w:szCs w:val="28"/>
          <w:lang w:eastAsia="en-GB"/>
          <w:rPrChange w:id="138" w:author="gaetano amoroso" w:date="2020-02-18T14:59:00Z">
            <w:rPr>
              <w:rFonts w:ascii="Century Gothic" w:eastAsia="Century Gothic" w:hAnsi="Century Gothic" w:cs="Century Gothic"/>
              <w:color w:val="000000"/>
              <w:kern w:val="0"/>
              <w:sz w:val="22"/>
              <w:szCs w:val="22"/>
              <w:lang w:eastAsia="en-GB"/>
            </w:rPr>
          </w:rPrChange>
        </w:rPr>
        <w:t>: Operazione attraverso la quale si termina un collegamento con un sistema al quale</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39" w:author="gaetano amoroso" w:date="2020-02-18T14:59:00Z">
            <w:rPr>
              <w:rFonts w:ascii="Century Gothic" w:eastAsia="Century Gothic" w:hAnsi="Century Gothic" w:cs="Century Gothic"/>
              <w:color w:val="000000"/>
              <w:kern w:val="0"/>
              <w:sz w:val="22"/>
              <w:szCs w:val="22"/>
              <w:lang w:eastAsia="en-GB"/>
            </w:rPr>
          </w:rPrChange>
        </w:rPr>
        <w:pPrChange w:id="140" w:author="gaetano amoroso" w:date="2020-02-18T15:00:00Z">
          <w:pPr>
            <w:pStyle w:val="Standard"/>
          </w:pPr>
        </w:pPrChange>
      </w:pPr>
      <w:r w:rsidRPr="00C11538">
        <w:rPr>
          <w:rFonts w:asciiTheme="majorHAnsi" w:eastAsia="Century Gothic" w:hAnsiTheme="majorHAnsi" w:cs="Century Gothic"/>
          <w:color w:val="000000"/>
          <w:kern w:val="0"/>
          <w:sz w:val="28"/>
          <w:szCs w:val="28"/>
          <w:lang w:eastAsia="en-GB"/>
          <w:rPrChange w:id="141" w:author="gaetano amoroso" w:date="2020-02-18T14:59:00Z">
            <w:rPr>
              <w:rFonts w:ascii="Century Gothic" w:eastAsia="Century Gothic" w:hAnsi="Century Gothic" w:cs="Century Gothic"/>
              <w:color w:val="000000"/>
              <w:kern w:val="0"/>
              <w:sz w:val="22"/>
              <w:szCs w:val="22"/>
              <w:lang w:eastAsia="en-GB"/>
            </w:rPr>
          </w:rPrChange>
        </w:rPr>
        <w:t>si ha accesso attraverso un nome utente e una password (vedi login).</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42" w:author="gaetano amoroso" w:date="2020-02-18T14:59:00Z">
            <w:rPr>
              <w:rFonts w:ascii="Century Gothic" w:eastAsia="Century Gothic" w:hAnsi="Century Gothic" w:cs="Century Gothic"/>
              <w:color w:val="000000"/>
              <w:kern w:val="0"/>
              <w:sz w:val="22"/>
              <w:szCs w:val="22"/>
              <w:lang w:eastAsia="en-GB"/>
            </w:rPr>
          </w:rPrChange>
        </w:rPr>
        <w:pPrChange w:id="143" w:author="gaetano amoroso" w:date="2020-02-18T15:00:00Z">
          <w:pPr>
            <w:pStyle w:val="Standard"/>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44" w:author="gaetano amoroso" w:date="2020-02-18T14:59:00Z">
            <w:rPr>
              <w:rFonts w:ascii="Century Gothic" w:eastAsia="Century Gothic" w:hAnsi="Century Gothic" w:cs="Century Gothic"/>
              <w:color w:val="000000"/>
              <w:kern w:val="0"/>
              <w:sz w:val="22"/>
              <w:szCs w:val="22"/>
              <w:lang w:eastAsia="en-GB"/>
            </w:rPr>
          </w:rPrChange>
        </w:rPr>
        <w:pPrChange w:id="145"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46" w:author="gaetano amoroso" w:date="2020-02-18T14:59:00Z">
            <w:rPr>
              <w:rFonts w:ascii="Century Gothic" w:eastAsia="Century Gothic" w:hAnsi="Century Gothic" w:cs="Century Gothic"/>
              <w:b/>
              <w:color w:val="000000"/>
              <w:kern w:val="0"/>
              <w:sz w:val="22"/>
              <w:szCs w:val="22"/>
              <w:lang w:eastAsia="en-GB"/>
            </w:rPr>
          </w:rPrChange>
        </w:rPr>
        <w:t>MySQL</w:t>
      </w:r>
      <w:r w:rsidRPr="00C11538">
        <w:rPr>
          <w:rFonts w:asciiTheme="majorHAnsi" w:eastAsia="Century Gothic" w:hAnsiTheme="majorHAnsi" w:cs="Century Gothic"/>
          <w:color w:val="000000"/>
          <w:kern w:val="0"/>
          <w:sz w:val="28"/>
          <w:szCs w:val="28"/>
          <w:lang w:eastAsia="en-GB"/>
          <w:rPrChange w:id="147" w:author="gaetano amoroso" w:date="2020-02-18T14:59:00Z">
            <w:rPr>
              <w:rFonts w:ascii="Century Gothic" w:eastAsia="Century Gothic" w:hAnsi="Century Gothic" w:cs="Century Gothic"/>
              <w:color w:val="000000"/>
              <w:kern w:val="0"/>
              <w:sz w:val="22"/>
              <w:szCs w:val="22"/>
              <w:lang w:eastAsia="en-GB"/>
            </w:rPr>
          </w:rPrChange>
        </w:rPr>
        <w:t>: Database management system relazionale, composto da un client con interfaccia a caratteri e un server, disponibile su molte piattaforme.</w:t>
      </w:r>
    </w:p>
    <w:p w:rsidR="000C05F5" w:rsidRPr="00C11538" w:rsidDel="00F604FD" w:rsidRDefault="000C05F5" w:rsidP="00C11538">
      <w:pPr>
        <w:pStyle w:val="Standard"/>
        <w:spacing w:line="276" w:lineRule="auto"/>
        <w:rPr>
          <w:del w:id="148" w:author="gaetano amoroso" w:date="2020-02-18T15:00:00Z"/>
          <w:rFonts w:asciiTheme="majorHAnsi" w:eastAsia="Century Gothic" w:hAnsiTheme="majorHAnsi" w:cs="Century Gothic"/>
          <w:color w:val="000000"/>
          <w:kern w:val="0"/>
          <w:sz w:val="28"/>
          <w:szCs w:val="28"/>
          <w:lang w:eastAsia="en-GB"/>
          <w:rPrChange w:id="149" w:author="gaetano amoroso" w:date="2020-02-18T14:59:00Z">
            <w:rPr>
              <w:del w:id="150" w:author="gaetano amoroso" w:date="2020-02-18T15:00:00Z"/>
              <w:rFonts w:ascii="Century Gothic" w:eastAsia="Century Gothic" w:hAnsi="Century Gothic" w:cs="Century Gothic"/>
              <w:color w:val="000000"/>
              <w:kern w:val="0"/>
              <w:sz w:val="22"/>
              <w:szCs w:val="22"/>
              <w:lang w:eastAsia="en-GB"/>
            </w:rPr>
          </w:rPrChange>
        </w:rPr>
        <w:pPrChange w:id="151"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52" w:author="gaetano amoroso" w:date="2020-02-18T14:59:00Z">
            <w:rPr>
              <w:rFonts w:ascii="Century Gothic" w:eastAsia="Century Gothic" w:hAnsi="Century Gothic" w:cs="Century Gothic"/>
              <w:color w:val="000000"/>
              <w:kern w:val="0"/>
              <w:sz w:val="22"/>
              <w:szCs w:val="22"/>
              <w:lang w:eastAsia="en-GB"/>
            </w:rPr>
          </w:rPrChange>
        </w:rPr>
        <w:pPrChange w:id="153" w:author="gaetano amoroso" w:date="2020-02-18T15:00:00Z">
          <w:pPr>
            <w:pStyle w:val="Standard"/>
            <w:jc w:val="both"/>
          </w:pPr>
        </w:pPrChange>
      </w:pPr>
      <w:del w:id="154" w:author="gaetano amoroso" w:date="2020-02-18T15:00:00Z">
        <w:r w:rsidRPr="00C11538" w:rsidDel="00F604FD">
          <w:rPr>
            <w:rFonts w:asciiTheme="majorHAnsi" w:eastAsia="Century Gothic" w:hAnsiTheme="majorHAnsi" w:cs="Century Gothic"/>
            <w:b/>
            <w:color w:val="000000"/>
            <w:kern w:val="0"/>
            <w:sz w:val="28"/>
            <w:szCs w:val="28"/>
            <w:lang w:eastAsia="en-GB"/>
            <w:rPrChange w:id="155" w:author="gaetano amoroso" w:date="2020-02-18T14:59:00Z">
              <w:rPr>
                <w:rFonts w:ascii="Century Gothic" w:eastAsia="Century Gothic" w:hAnsi="Century Gothic" w:cs="Century Gothic"/>
                <w:b/>
                <w:color w:val="000000"/>
                <w:kern w:val="0"/>
                <w:sz w:val="22"/>
                <w:szCs w:val="22"/>
                <w:lang w:eastAsia="en-GB"/>
              </w:rPr>
            </w:rPrChange>
          </w:rPr>
          <w:delText>P</w:delText>
        </w:r>
      </w:del>
      <w:proofErr w:type="spellStart"/>
      <w:r w:rsidRPr="00C11538">
        <w:rPr>
          <w:rFonts w:asciiTheme="majorHAnsi" w:eastAsia="Century Gothic" w:hAnsiTheme="majorHAnsi" w:cs="Century Gothic"/>
          <w:b/>
          <w:color w:val="000000"/>
          <w:kern w:val="0"/>
          <w:sz w:val="28"/>
          <w:szCs w:val="28"/>
          <w:lang w:eastAsia="en-GB"/>
          <w:rPrChange w:id="156" w:author="gaetano amoroso" w:date="2020-02-18T14:59:00Z">
            <w:rPr>
              <w:rFonts w:ascii="Century Gothic" w:eastAsia="Century Gothic" w:hAnsi="Century Gothic" w:cs="Century Gothic"/>
              <w:b/>
              <w:color w:val="000000"/>
              <w:kern w:val="0"/>
              <w:sz w:val="22"/>
              <w:szCs w:val="22"/>
              <w:lang w:eastAsia="en-GB"/>
            </w:rPr>
          </w:rPrChange>
        </w:rPr>
        <w:t>assword</w:t>
      </w:r>
      <w:proofErr w:type="spellEnd"/>
      <w:r w:rsidRPr="00C11538">
        <w:rPr>
          <w:rFonts w:asciiTheme="majorHAnsi" w:eastAsia="Century Gothic" w:hAnsiTheme="majorHAnsi" w:cs="Century Gothic"/>
          <w:color w:val="000000"/>
          <w:kern w:val="0"/>
          <w:sz w:val="28"/>
          <w:szCs w:val="28"/>
          <w:lang w:eastAsia="en-GB"/>
          <w:rPrChange w:id="157" w:author="gaetano amoroso" w:date="2020-02-18T14:59:00Z">
            <w:rPr>
              <w:rFonts w:ascii="Century Gothic" w:eastAsia="Century Gothic" w:hAnsi="Century Gothic" w:cs="Century Gothic"/>
              <w:color w:val="000000"/>
              <w:kern w:val="0"/>
              <w:sz w:val="22"/>
              <w:szCs w:val="22"/>
              <w:lang w:eastAsia="en-GB"/>
            </w:rPr>
          </w:rPrChange>
        </w:rPr>
        <w:t xml:space="preserve">: È un metodo di sicurezza che, mediante una stringa di caratteri, permette di </w:t>
      </w:r>
      <w:r w:rsidRPr="00C11538">
        <w:rPr>
          <w:rFonts w:asciiTheme="majorHAnsi" w:eastAsia="Century Gothic" w:hAnsiTheme="majorHAnsi" w:cs="Century Gothic"/>
          <w:color w:val="000000"/>
          <w:kern w:val="0"/>
          <w:sz w:val="28"/>
          <w:szCs w:val="28"/>
          <w:lang w:eastAsia="en-GB"/>
          <w:rPrChange w:id="158" w:author="gaetano amoroso" w:date="2020-02-18T14:59:00Z">
            <w:rPr>
              <w:rFonts w:ascii="Century Gothic" w:eastAsia="Century Gothic" w:hAnsi="Century Gothic" w:cs="Century Gothic"/>
              <w:color w:val="000000"/>
              <w:kern w:val="0"/>
              <w:sz w:val="22"/>
              <w:szCs w:val="22"/>
              <w:lang w:eastAsia="en-GB"/>
            </w:rPr>
          </w:rPrChange>
        </w:rPr>
        <w:lastRenderedPageBreak/>
        <w:t>identificare un utente specifico. Generalmente le password sono formate da una sequenza di lettere e numeri; digitando correttamente questi caratteri, si può avere accesso al computer o alla rete.</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59" w:author="gaetano amoroso" w:date="2020-02-18T14:59:00Z">
            <w:rPr>
              <w:rFonts w:ascii="Century Gothic" w:eastAsia="Century Gothic" w:hAnsi="Century Gothic" w:cs="Century Gothic"/>
              <w:color w:val="000000"/>
              <w:kern w:val="0"/>
              <w:sz w:val="22"/>
              <w:szCs w:val="22"/>
              <w:lang w:eastAsia="en-GB"/>
            </w:rPr>
          </w:rPrChange>
        </w:rPr>
        <w:pPrChange w:id="160"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61" w:author="gaetano amoroso" w:date="2020-02-18T14:59:00Z">
            <w:rPr>
              <w:rFonts w:ascii="Century Gothic" w:eastAsia="Century Gothic" w:hAnsi="Century Gothic" w:cs="Century Gothic"/>
              <w:color w:val="000000"/>
              <w:kern w:val="0"/>
              <w:sz w:val="22"/>
              <w:szCs w:val="22"/>
              <w:lang w:eastAsia="en-GB"/>
            </w:rPr>
          </w:rPrChange>
        </w:rPr>
        <w:pPrChange w:id="162"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63" w:author="gaetano amoroso" w:date="2020-02-18T14:59:00Z">
            <w:rPr>
              <w:rFonts w:ascii="Century Gothic" w:eastAsia="Century Gothic" w:hAnsi="Century Gothic" w:cs="Century Gothic"/>
              <w:b/>
              <w:color w:val="000000"/>
              <w:kern w:val="0"/>
              <w:sz w:val="22"/>
              <w:szCs w:val="22"/>
              <w:lang w:eastAsia="en-GB"/>
            </w:rPr>
          </w:rPrChange>
        </w:rPr>
        <w:t>Package</w:t>
      </w:r>
      <w:r w:rsidRPr="00C11538">
        <w:rPr>
          <w:rFonts w:asciiTheme="majorHAnsi" w:eastAsia="Century Gothic" w:hAnsiTheme="majorHAnsi" w:cs="Century Gothic"/>
          <w:color w:val="000000"/>
          <w:kern w:val="0"/>
          <w:sz w:val="28"/>
          <w:szCs w:val="28"/>
          <w:lang w:eastAsia="en-GB"/>
          <w:rPrChange w:id="164" w:author="gaetano amoroso" w:date="2020-02-18T14:59:00Z">
            <w:rPr>
              <w:rFonts w:ascii="Century Gothic" w:eastAsia="Century Gothic" w:hAnsi="Century Gothic" w:cs="Century Gothic"/>
              <w:color w:val="000000"/>
              <w:kern w:val="0"/>
              <w:sz w:val="22"/>
              <w:szCs w:val="22"/>
              <w:lang w:eastAsia="en-GB"/>
            </w:rPr>
          </w:rPrChange>
        </w:rPr>
        <w:t>: Un Package rappresenta una collezione di classi ed interfacce che possono essere raggruppate in base alla funzione comune da esse svolta</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65" w:author="gaetano amoroso" w:date="2020-02-18T14:59:00Z">
            <w:rPr>
              <w:rFonts w:ascii="Century Gothic" w:eastAsia="Century Gothic" w:hAnsi="Century Gothic" w:cs="Century Gothic"/>
              <w:color w:val="000000"/>
              <w:kern w:val="0"/>
              <w:sz w:val="22"/>
              <w:szCs w:val="22"/>
              <w:lang w:eastAsia="en-GB"/>
            </w:rPr>
          </w:rPrChange>
        </w:rPr>
        <w:pPrChange w:id="166"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67" w:author="gaetano amoroso" w:date="2020-02-18T14:59:00Z">
            <w:rPr>
              <w:rFonts w:ascii="Century Gothic" w:eastAsia="Century Gothic" w:hAnsi="Century Gothic" w:cs="Century Gothic"/>
              <w:color w:val="000000"/>
              <w:kern w:val="0"/>
              <w:sz w:val="22"/>
              <w:szCs w:val="22"/>
              <w:lang w:eastAsia="en-GB"/>
            </w:rPr>
          </w:rPrChange>
        </w:rPr>
        <w:pPrChange w:id="168" w:author="gaetano amoroso" w:date="2020-02-18T15:00:00Z">
          <w:pPr>
            <w:pStyle w:val="Standard"/>
            <w:jc w:val="both"/>
          </w:pPr>
        </w:pPrChange>
      </w:pPr>
      <w:r w:rsidRPr="00C11538">
        <w:rPr>
          <w:rFonts w:asciiTheme="majorHAnsi" w:eastAsia="Century Gothic" w:hAnsiTheme="majorHAnsi" w:cs="Century Gothic"/>
          <w:b/>
          <w:color w:val="000000"/>
          <w:kern w:val="0"/>
          <w:sz w:val="28"/>
          <w:szCs w:val="28"/>
          <w:lang w:eastAsia="en-GB"/>
          <w:rPrChange w:id="169" w:author="gaetano amoroso" w:date="2020-02-18T14:59:00Z">
            <w:rPr>
              <w:rFonts w:ascii="Century Gothic" w:eastAsia="Century Gothic" w:hAnsi="Century Gothic" w:cs="Century Gothic"/>
              <w:b/>
              <w:color w:val="000000"/>
              <w:kern w:val="0"/>
              <w:sz w:val="22"/>
              <w:szCs w:val="22"/>
              <w:lang w:eastAsia="en-GB"/>
            </w:rPr>
          </w:rPrChange>
        </w:rPr>
        <w:t>Server</w:t>
      </w:r>
      <w:r w:rsidRPr="00C11538">
        <w:rPr>
          <w:rFonts w:asciiTheme="majorHAnsi" w:eastAsia="Century Gothic" w:hAnsiTheme="majorHAnsi" w:cs="Century Gothic"/>
          <w:color w:val="000000"/>
          <w:kern w:val="0"/>
          <w:sz w:val="28"/>
          <w:szCs w:val="28"/>
          <w:lang w:eastAsia="en-GB"/>
          <w:rPrChange w:id="170" w:author="gaetano amoroso" w:date="2020-02-18T14:59:00Z">
            <w:rPr>
              <w:rFonts w:ascii="Century Gothic" w:eastAsia="Century Gothic" w:hAnsi="Century Gothic" w:cs="Century Gothic"/>
              <w:color w:val="000000"/>
              <w:kern w:val="0"/>
              <w:sz w:val="22"/>
              <w:szCs w:val="22"/>
              <w:lang w:eastAsia="en-GB"/>
            </w:rPr>
          </w:rPrChange>
        </w:rPr>
        <w:t>: Programma di gestione di un servizio che invia informazioni in un particolare formato ricevuto e interpretato da un programma Client dal lato ricevente.</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71" w:author="gaetano amoroso" w:date="2020-02-18T14:59:00Z">
            <w:rPr>
              <w:rFonts w:ascii="Century Gothic" w:eastAsia="Century Gothic" w:hAnsi="Century Gothic" w:cs="Century Gothic"/>
              <w:color w:val="000000"/>
              <w:kern w:val="0"/>
              <w:sz w:val="22"/>
              <w:szCs w:val="22"/>
              <w:lang w:eastAsia="en-GB"/>
            </w:rPr>
          </w:rPrChange>
        </w:rPr>
        <w:pPrChange w:id="172"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73" w:author="gaetano amoroso" w:date="2020-02-18T14:59:00Z">
            <w:rPr>
              <w:rFonts w:ascii="Century Gothic" w:eastAsia="Century Gothic" w:hAnsi="Century Gothic" w:cs="Century Gothic"/>
              <w:color w:val="000000"/>
              <w:kern w:val="0"/>
              <w:sz w:val="22"/>
              <w:szCs w:val="22"/>
              <w:lang w:eastAsia="en-GB"/>
            </w:rPr>
          </w:rPrChange>
        </w:rPr>
        <w:pPrChange w:id="174" w:author="gaetano amoroso" w:date="2020-02-18T15:00:00Z">
          <w:pPr>
            <w:pStyle w:val="Standard"/>
            <w:jc w:val="both"/>
          </w:pPr>
        </w:pPrChange>
      </w:pPr>
      <w:proofErr w:type="spellStart"/>
      <w:r w:rsidRPr="00C11538">
        <w:rPr>
          <w:rFonts w:asciiTheme="majorHAnsi" w:eastAsia="Century Gothic" w:hAnsiTheme="majorHAnsi" w:cs="Century Gothic"/>
          <w:b/>
          <w:color w:val="000000"/>
          <w:kern w:val="0"/>
          <w:sz w:val="28"/>
          <w:szCs w:val="28"/>
          <w:lang w:eastAsia="en-GB"/>
          <w:rPrChange w:id="175" w:author="gaetano amoroso" w:date="2020-02-18T14:59:00Z">
            <w:rPr>
              <w:rFonts w:ascii="Century Gothic" w:eastAsia="Century Gothic" w:hAnsi="Century Gothic" w:cs="Century Gothic"/>
              <w:b/>
              <w:color w:val="000000"/>
              <w:kern w:val="0"/>
              <w:sz w:val="22"/>
              <w:szCs w:val="22"/>
              <w:lang w:eastAsia="en-GB"/>
            </w:rPr>
          </w:rPrChange>
        </w:rPr>
        <w:t>Shut</w:t>
      </w:r>
      <w:proofErr w:type="spellEnd"/>
      <w:r w:rsidRPr="00C11538">
        <w:rPr>
          <w:rFonts w:asciiTheme="majorHAnsi" w:eastAsia="Century Gothic" w:hAnsiTheme="majorHAnsi" w:cs="Century Gothic"/>
          <w:b/>
          <w:color w:val="000000"/>
          <w:kern w:val="0"/>
          <w:sz w:val="28"/>
          <w:szCs w:val="28"/>
          <w:lang w:eastAsia="en-GB"/>
          <w:rPrChange w:id="176" w:author="gaetano amoroso" w:date="2020-02-18T14:59:00Z">
            <w:rPr>
              <w:rFonts w:ascii="Century Gothic" w:eastAsia="Century Gothic" w:hAnsi="Century Gothic" w:cs="Century Gothic"/>
              <w:b/>
              <w:color w:val="000000"/>
              <w:kern w:val="0"/>
              <w:sz w:val="22"/>
              <w:szCs w:val="22"/>
              <w:lang w:eastAsia="en-GB"/>
            </w:rPr>
          </w:rPrChange>
        </w:rPr>
        <w:t>-down</w:t>
      </w:r>
      <w:r w:rsidRPr="00C11538">
        <w:rPr>
          <w:rFonts w:asciiTheme="majorHAnsi" w:eastAsia="Century Gothic" w:hAnsiTheme="majorHAnsi" w:cs="Century Gothic"/>
          <w:color w:val="000000"/>
          <w:kern w:val="0"/>
          <w:sz w:val="28"/>
          <w:szCs w:val="28"/>
          <w:lang w:eastAsia="en-GB"/>
          <w:rPrChange w:id="177" w:author="gaetano amoroso" w:date="2020-02-18T14:59:00Z">
            <w:rPr>
              <w:rFonts w:ascii="Century Gothic" w:eastAsia="Century Gothic" w:hAnsi="Century Gothic" w:cs="Century Gothic"/>
              <w:color w:val="000000"/>
              <w:kern w:val="0"/>
              <w:sz w:val="22"/>
              <w:szCs w:val="22"/>
              <w:lang w:eastAsia="en-GB"/>
            </w:rPr>
          </w:rPrChange>
        </w:rPr>
        <w:t>: fase di terminazione del sistema.</w:t>
      </w: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78" w:author="gaetano amoroso" w:date="2020-02-18T14:59:00Z">
            <w:rPr>
              <w:rFonts w:ascii="Century Gothic" w:eastAsia="Century Gothic" w:hAnsi="Century Gothic" w:cs="Century Gothic"/>
              <w:color w:val="000000"/>
              <w:kern w:val="0"/>
              <w:sz w:val="22"/>
              <w:szCs w:val="22"/>
              <w:lang w:eastAsia="en-GB"/>
            </w:rPr>
          </w:rPrChange>
        </w:rPr>
        <w:pPrChange w:id="179" w:author="gaetano amoroso" w:date="2020-02-18T15:00:00Z">
          <w:pPr>
            <w:pStyle w:val="Standard"/>
            <w:jc w:val="both"/>
          </w:pPr>
        </w:pPrChange>
      </w:pPr>
    </w:p>
    <w:p w:rsidR="000C05F5" w:rsidRPr="00C11538" w:rsidRDefault="000C05F5" w:rsidP="00C11538">
      <w:pPr>
        <w:pStyle w:val="Standard"/>
        <w:spacing w:line="276" w:lineRule="auto"/>
        <w:rPr>
          <w:rFonts w:asciiTheme="majorHAnsi" w:eastAsia="Century Gothic" w:hAnsiTheme="majorHAnsi" w:cs="Century Gothic"/>
          <w:color w:val="000000"/>
          <w:kern w:val="0"/>
          <w:sz w:val="28"/>
          <w:szCs w:val="28"/>
          <w:lang w:eastAsia="en-GB"/>
          <w:rPrChange w:id="180" w:author="gaetano amoroso" w:date="2020-02-18T14:59:00Z">
            <w:rPr>
              <w:rFonts w:ascii="Century Gothic" w:eastAsia="Century Gothic" w:hAnsi="Century Gothic" w:cs="Century Gothic"/>
              <w:color w:val="000000"/>
              <w:kern w:val="0"/>
              <w:sz w:val="22"/>
              <w:szCs w:val="22"/>
              <w:lang w:eastAsia="en-GB"/>
            </w:rPr>
          </w:rPrChange>
        </w:rPr>
        <w:pPrChange w:id="181" w:author="gaetano amoroso" w:date="2020-02-18T15:00:00Z">
          <w:pPr>
            <w:pStyle w:val="Standard"/>
            <w:jc w:val="both"/>
          </w:pPr>
        </w:pPrChange>
      </w:pPr>
      <w:bookmarkStart w:id="182" w:name="_PictureBullets"/>
      <w:bookmarkEnd w:id="182"/>
      <w:r w:rsidRPr="00C11538">
        <w:rPr>
          <w:rFonts w:asciiTheme="majorHAnsi" w:eastAsia="Century Gothic" w:hAnsiTheme="majorHAnsi" w:cs="Century Gothic"/>
          <w:b/>
          <w:color w:val="000000"/>
          <w:kern w:val="0"/>
          <w:sz w:val="28"/>
          <w:szCs w:val="28"/>
          <w:lang w:eastAsia="en-GB"/>
          <w:rPrChange w:id="183" w:author="gaetano amoroso" w:date="2020-02-18T14:59:00Z">
            <w:rPr>
              <w:rFonts w:ascii="Century Gothic" w:eastAsia="Century Gothic" w:hAnsi="Century Gothic" w:cs="Century Gothic"/>
              <w:b/>
              <w:color w:val="000000"/>
              <w:kern w:val="0"/>
              <w:sz w:val="22"/>
              <w:szCs w:val="22"/>
              <w:lang w:eastAsia="en-GB"/>
            </w:rPr>
          </w:rPrChange>
        </w:rPr>
        <w:t>Start-up</w:t>
      </w:r>
      <w:r w:rsidRPr="00C11538">
        <w:rPr>
          <w:rFonts w:asciiTheme="majorHAnsi" w:eastAsia="Century Gothic" w:hAnsiTheme="majorHAnsi" w:cs="Century Gothic"/>
          <w:color w:val="000000"/>
          <w:kern w:val="0"/>
          <w:sz w:val="28"/>
          <w:szCs w:val="28"/>
          <w:lang w:eastAsia="en-GB"/>
          <w:rPrChange w:id="184" w:author="gaetano amoroso" w:date="2020-02-18T14:59:00Z">
            <w:rPr>
              <w:rFonts w:ascii="Century Gothic" w:eastAsia="Century Gothic" w:hAnsi="Century Gothic" w:cs="Century Gothic"/>
              <w:color w:val="000000"/>
              <w:kern w:val="0"/>
              <w:sz w:val="22"/>
              <w:szCs w:val="22"/>
              <w:lang w:eastAsia="en-GB"/>
            </w:rPr>
          </w:rPrChange>
        </w:rPr>
        <w:t>: processo di accensione e di avvio di un computer, di un dispositivo o di un sistema.</w:t>
      </w:r>
    </w:p>
    <w:p w:rsidR="000C05F5" w:rsidRPr="00C11538" w:rsidRDefault="000C05F5" w:rsidP="00C11538">
      <w:pPr>
        <w:spacing w:line="276" w:lineRule="auto"/>
        <w:rPr>
          <w:rFonts w:asciiTheme="majorHAnsi" w:eastAsia="Century Gothic" w:hAnsiTheme="majorHAnsi" w:cs="Century Gothic"/>
          <w:sz w:val="28"/>
          <w:szCs w:val="28"/>
          <w:rPrChange w:id="185" w:author="gaetano amoroso" w:date="2020-02-18T14:59:00Z">
            <w:rPr>
              <w:rFonts w:ascii="Century Gothic" w:eastAsia="Century Gothic" w:hAnsi="Century Gothic" w:cs="Century Gothic"/>
            </w:rPr>
          </w:rPrChange>
        </w:rPr>
        <w:pPrChange w:id="186" w:author="gaetano amoroso" w:date="2020-02-18T15:00:00Z">
          <w:pPr/>
        </w:pPrChange>
      </w:pPr>
    </w:p>
    <w:p w:rsidR="000C05F5" w:rsidRPr="001F6E8A" w:rsidRDefault="000C05F5" w:rsidP="000C05F5">
      <w:pPr>
        <w:ind w:left="360"/>
        <w:rPr>
          <w:rFonts w:ascii="Arial" w:hAnsi="Arial" w:cs="Arial"/>
        </w:rPr>
      </w:pPr>
    </w:p>
    <w:sectPr w:rsidR="000C05F5" w:rsidRPr="001F6E8A" w:rsidSect="00D54C3F">
      <w:footerReference w:type="default" r:id="rId21"/>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D57" w:rsidRDefault="00920D57" w:rsidP="00C70544">
      <w:pPr>
        <w:spacing w:after="0" w:line="240" w:lineRule="auto"/>
      </w:pPr>
      <w:r>
        <w:separator/>
      </w:r>
    </w:p>
  </w:endnote>
  <w:endnote w:type="continuationSeparator" w:id="0">
    <w:p w:rsidR="00920D57" w:rsidRDefault="00920D57" w:rsidP="00C7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800291"/>
      <w:docPartObj>
        <w:docPartGallery w:val="Page Numbers (Bottom of Page)"/>
        <w:docPartUnique/>
      </w:docPartObj>
    </w:sdtPr>
    <w:sdtEndPr/>
    <w:sdtContent>
      <w:p w:rsidR="000C05F5" w:rsidRDefault="000C05F5">
        <w:pPr>
          <w:pStyle w:val="Pidipagina"/>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9525" r="0" b="2540"/>
                  <wp:wrapNone/>
                  <wp:docPr id="14" name="Triangolo isosce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05F5" w:rsidRDefault="000C05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4"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" adj="21600" fillcolor="#d2eaf1" stroked="f">
                  <v:textbox>
                    <w:txbxContent>
                      <w:p w:rsidR="000C05F5" w:rsidRDefault="000C05F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D57" w:rsidRDefault="00920D57" w:rsidP="00C70544">
      <w:pPr>
        <w:spacing w:after="0" w:line="240" w:lineRule="auto"/>
      </w:pPr>
      <w:r>
        <w:separator/>
      </w:r>
    </w:p>
  </w:footnote>
  <w:footnote w:type="continuationSeparator" w:id="0">
    <w:p w:rsidR="00920D57" w:rsidRDefault="00920D57" w:rsidP="00C70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35E"/>
    <w:multiLevelType w:val="hybridMultilevel"/>
    <w:tmpl w:val="B2F014A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5A66188"/>
    <w:multiLevelType w:val="hybridMultilevel"/>
    <w:tmpl w:val="E6447CC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7F57012"/>
    <w:multiLevelType w:val="hybridMultilevel"/>
    <w:tmpl w:val="C3841EB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D966A9C"/>
    <w:multiLevelType w:val="hybridMultilevel"/>
    <w:tmpl w:val="D946FE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4589B"/>
    <w:multiLevelType w:val="hybridMultilevel"/>
    <w:tmpl w:val="D5F47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195936"/>
    <w:multiLevelType w:val="multilevel"/>
    <w:tmpl w:val="4762028C"/>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 w15:restartNumberingAfterBreak="0">
    <w:nsid w:val="165333B6"/>
    <w:multiLevelType w:val="multilevel"/>
    <w:tmpl w:val="02B8A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FC74F4F"/>
    <w:multiLevelType w:val="hybridMultilevel"/>
    <w:tmpl w:val="AD5ADA8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04F2255"/>
    <w:multiLevelType w:val="hybridMultilevel"/>
    <w:tmpl w:val="7F240CBC"/>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9" w15:restartNumberingAfterBreak="0">
    <w:nsid w:val="2D816B30"/>
    <w:multiLevelType w:val="hybridMultilevel"/>
    <w:tmpl w:val="06BCBEA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35194AB1"/>
    <w:multiLevelType w:val="hybridMultilevel"/>
    <w:tmpl w:val="48020CB4"/>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36615FC9"/>
    <w:multiLevelType w:val="hybridMultilevel"/>
    <w:tmpl w:val="E4F891B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68C6580"/>
    <w:multiLevelType w:val="hybridMultilevel"/>
    <w:tmpl w:val="CFF0A1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A920FA"/>
    <w:multiLevelType w:val="hybridMultilevel"/>
    <w:tmpl w:val="8D72B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2C4BF0"/>
    <w:multiLevelType w:val="hybridMultilevel"/>
    <w:tmpl w:val="F1E453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494171D"/>
    <w:multiLevelType w:val="hybridMultilevel"/>
    <w:tmpl w:val="682CE904"/>
    <w:lvl w:ilvl="0" w:tplc="C76AB124">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A87C4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015D21"/>
    <w:multiLevelType w:val="hybridMultilevel"/>
    <w:tmpl w:val="10AE57A6"/>
    <w:lvl w:ilvl="0" w:tplc="F8D802EA">
      <w:start w:val="1"/>
      <w:numFmt w:val="bullet"/>
      <w:lvlText w:val="-"/>
      <w:lvlJc w:val="left"/>
      <w:pPr>
        <w:ind w:left="1500" w:hanging="360"/>
      </w:pPr>
      <w:rPr>
        <w:rFonts w:ascii="Courier New" w:hAnsi="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18" w15:restartNumberingAfterBreak="0">
    <w:nsid w:val="571F142A"/>
    <w:multiLevelType w:val="hybridMultilevel"/>
    <w:tmpl w:val="A552E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B981820"/>
    <w:multiLevelType w:val="hybridMultilevel"/>
    <w:tmpl w:val="98349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48055F"/>
    <w:multiLevelType w:val="hybridMultilevel"/>
    <w:tmpl w:val="FCEEE5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1353C9"/>
    <w:multiLevelType w:val="hybridMultilevel"/>
    <w:tmpl w:val="93745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0"/>
  </w:num>
  <w:num w:numId="4">
    <w:abstractNumId w:val="11"/>
  </w:num>
  <w:num w:numId="5">
    <w:abstractNumId w:val="8"/>
  </w:num>
  <w:num w:numId="6">
    <w:abstractNumId w:val="17"/>
  </w:num>
  <w:num w:numId="7">
    <w:abstractNumId w:val="7"/>
  </w:num>
  <w:num w:numId="8">
    <w:abstractNumId w:val="15"/>
  </w:num>
  <w:num w:numId="9">
    <w:abstractNumId w:val="3"/>
  </w:num>
  <w:num w:numId="10">
    <w:abstractNumId w:val="4"/>
  </w:num>
  <w:num w:numId="11">
    <w:abstractNumId w:val="21"/>
  </w:num>
  <w:num w:numId="12">
    <w:abstractNumId w:val="20"/>
  </w:num>
  <w:num w:numId="13">
    <w:abstractNumId w:val="19"/>
  </w:num>
  <w:num w:numId="14">
    <w:abstractNumId w:val="10"/>
  </w:num>
  <w:num w:numId="15">
    <w:abstractNumId w:val="14"/>
  </w:num>
  <w:num w:numId="16">
    <w:abstractNumId w:val="18"/>
  </w:num>
  <w:num w:numId="17">
    <w:abstractNumId w:val="9"/>
  </w:num>
  <w:num w:numId="18">
    <w:abstractNumId w:val="13"/>
  </w:num>
  <w:num w:numId="19">
    <w:abstractNumId w:val="2"/>
  </w:num>
  <w:num w:numId="20">
    <w:abstractNumId w:val="1"/>
  </w:num>
  <w:num w:numId="21">
    <w:abstractNumId w:val="6"/>
  </w:num>
  <w:num w:numId="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etano amoroso">
    <w15:presenceInfo w15:providerId="Windows Live" w15:userId="2936ceb16b27e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3F"/>
    <w:rsid w:val="000371FF"/>
    <w:rsid w:val="0006426D"/>
    <w:rsid w:val="00074F27"/>
    <w:rsid w:val="00097F8F"/>
    <w:rsid w:val="000B784F"/>
    <w:rsid w:val="000C05F5"/>
    <w:rsid w:val="0010614C"/>
    <w:rsid w:val="0011457A"/>
    <w:rsid w:val="00120D3E"/>
    <w:rsid w:val="0018275C"/>
    <w:rsid w:val="00192E7B"/>
    <w:rsid w:val="001A3DCD"/>
    <w:rsid w:val="001C2457"/>
    <w:rsid w:val="001C45C9"/>
    <w:rsid w:val="001F6E8A"/>
    <w:rsid w:val="00201C7C"/>
    <w:rsid w:val="00213A66"/>
    <w:rsid w:val="002175A0"/>
    <w:rsid w:val="002218CA"/>
    <w:rsid w:val="00232F55"/>
    <w:rsid w:val="0024389E"/>
    <w:rsid w:val="002800F7"/>
    <w:rsid w:val="00287182"/>
    <w:rsid w:val="002D19DB"/>
    <w:rsid w:val="002D729C"/>
    <w:rsid w:val="00314542"/>
    <w:rsid w:val="00320C10"/>
    <w:rsid w:val="00321733"/>
    <w:rsid w:val="0038663C"/>
    <w:rsid w:val="003A741D"/>
    <w:rsid w:val="003B1134"/>
    <w:rsid w:val="003B5D28"/>
    <w:rsid w:val="003C45D8"/>
    <w:rsid w:val="003E65AD"/>
    <w:rsid w:val="00423AAF"/>
    <w:rsid w:val="00445079"/>
    <w:rsid w:val="00496B00"/>
    <w:rsid w:val="00497F80"/>
    <w:rsid w:val="004B50CD"/>
    <w:rsid w:val="0055372C"/>
    <w:rsid w:val="00581E23"/>
    <w:rsid w:val="0058474B"/>
    <w:rsid w:val="00585C50"/>
    <w:rsid w:val="005C4176"/>
    <w:rsid w:val="005F0CB7"/>
    <w:rsid w:val="005F3713"/>
    <w:rsid w:val="005F6740"/>
    <w:rsid w:val="00613DC5"/>
    <w:rsid w:val="00625723"/>
    <w:rsid w:val="00641372"/>
    <w:rsid w:val="006A385B"/>
    <w:rsid w:val="00764EB3"/>
    <w:rsid w:val="00796A6E"/>
    <w:rsid w:val="007C1593"/>
    <w:rsid w:val="00820244"/>
    <w:rsid w:val="0087633E"/>
    <w:rsid w:val="008C2DD1"/>
    <w:rsid w:val="008D76AA"/>
    <w:rsid w:val="00920D57"/>
    <w:rsid w:val="009572AB"/>
    <w:rsid w:val="00973023"/>
    <w:rsid w:val="009A053D"/>
    <w:rsid w:val="009C1793"/>
    <w:rsid w:val="009C581D"/>
    <w:rsid w:val="00A5030E"/>
    <w:rsid w:val="00A91301"/>
    <w:rsid w:val="00AD0D65"/>
    <w:rsid w:val="00AE2C18"/>
    <w:rsid w:val="00AE69A3"/>
    <w:rsid w:val="00B04261"/>
    <w:rsid w:val="00B56428"/>
    <w:rsid w:val="00B9600C"/>
    <w:rsid w:val="00BB05B7"/>
    <w:rsid w:val="00BB5C1E"/>
    <w:rsid w:val="00BC43AC"/>
    <w:rsid w:val="00BD5F82"/>
    <w:rsid w:val="00BE32BC"/>
    <w:rsid w:val="00C11538"/>
    <w:rsid w:val="00C70544"/>
    <w:rsid w:val="00C830A3"/>
    <w:rsid w:val="00C86AE9"/>
    <w:rsid w:val="00CB1222"/>
    <w:rsid w:val="00CC2E78"/>
    <w:rsid w:val="00D0328B"/>
    <w:rsid w:val="00D04FD8"/>
    <w:rsid w:val="00D203D2"/>
    <w:rsid w:val="00D22B22"/>
    <w:rsid w:val="00D54C3F"/>
    <w:rsid w:val="00D81141"/>
    <w:rsid w:val="00DD1809"/>
    <w:rsid w:val="00E47A93"/>
    <w:rsid w:val="00F03EEE"/>
    <w:rsid w:val="00F324E9"/>
    <w:rsid w:val="00F55F45"/>
    <w:rsid w:val="00F604FD"/>
    <w:rsid w:val="00F932B7"/>
    <w:rsid w:val="00FB60C1"/>
    <w:rsid w:val="00FC77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43A9F"/>
  <w15:chartTrackingRefBased/>
  <w15:docId w15:val="{54E10D0D-17CF-4389-96A1-56B44F18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97F80"/>
    <w:pPr>
      <w:keepNext/>
      <w:spacing w:after="0" w:line="240" w:lineRule="auto"/>
      <w:outlineLvl w:val="0"/>
    </w:pPr>
    <w:rPr>
      <w:rFonts w:asciiTheme="majorHAnsi" w:hAnsiTheme="majorHAnsi" w:cstheme="majorHAnsi"/>
      <w:b/>
      <w:bCs/>
      <w:sz w:val="28"/>
      <w:szCs w:val="28"/>
    </w:rPr>
  </w:style>
  <w:style w:type="paragraph" w:styleId="Titolo2">
    <w:name w:val="heading 2"/>
    <w:basedOn w:val="Normale"/>
    <w:next w:val="Normale"/>
    <w:link w:val="Titolo2Carattere"/>
    <w:uiPriority w:val="9"/>
    <w:unhideWhenUsed/>
    <w:qFormat/>
    <w:rsid w:val="0049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97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03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64EB3"/>
    <w:pPr>
      <w:keepNext/>
      <w:spacing w:after="0" w:line="240" w:lineRule="auto"/>
      <w:jc w:val="both"/>
      <w:outlineLvl w:val="4"/>
    </w:pPr>
    <w:rPr>
      <w:rFonts w:asciiTheme="majorHAnsi" w:hAnsiTheme="majorHAnsi" w:cstheme="majorHAnsi"/>
      <w:sz w:val="28"/>
      <w:szCs w:val="28"/>
    </w:rPr>
  </w:style>
  <w:style w:type="paragraph" w:styleId="Titolo6">
    <w:name w:val="heading 6"/>
    <w:basedOn w:val="Normale"/>
    <w:next w:val="Normale"/>
    <w:link w:val="Titolo6Carattere"/>
    <w:uiPriority w:val="9"/>
    <w:unhideWhenUsed/>
    <w:qFormat/>
    <w:rsid w:val="008C2DD1"/>
    <w:pPr>
      <w:keepNext/>
      <w:spacing w:after="0" w:line="240" w:lineRule="auto"/>
      <w:jc w:val="center"/>
      <w:outlineLvl w:val="5"/>
    </w:pPr>
    <w:rPr>
      <w:rFonts w:asciiTheme="majorHAnsi" w:hAnsiTheme="majorHAnsi" w:cstheme="majorHAnsi"/>
      <w:b/>
      <w:sz w:val="28"/>
      <w:szCs w:val="28"/>
    </w:rPr>
  </w:style>
  <w:style w:type="paragraph" w:styleId="Titolo7">
    <w:name w:val="heading 7"/>
    <w:basedOn w:val="Normale"/>
    <w:next w:val="Normale"/>
    <w:link w:val="Titolo7Carattere"/>
    <w:uiPriority w:val="9"/>
    <w:unhideWhenUsed/>
    <w:qFormat/>
    <w:rsid w:val="008C2DD1"/>
    <w:pPr>
      <w:keepNext/>
      <w:spacing w:after="0" w:line="240" w:lineRule="auto"/>
      <w:jc w:val="both"/>
      <w:outlineLvl w:val="6"/>
    </w:pPr>
    <w:rPr>
      <w:rFonts w:asciiTheme="majorHAnsi" w:hAnsiTheme="majorHAnsi" w:cstheme="majorHAnsi"/>
      <w:b/>
      <w:bCs/>
      <w:sz w:val="28"/>
      <w:szCs w:val="28"/>
    </w:rPr>
  </w:style>
  <w:style w:type="paragraph" w:styleId="Titolo8">
    <w:name w:val="heading 8"/>
    <w:basedOn w:val="Normale"/>
    <w:next w:val="Normale"/>
    <w:link w:val="Titolo8Carattere"/>
    <w:uiPriority w:val="9"/>
    <w:unhideWhenUsed/>
    <w:qFormat/>
    <w:rsid w:val="008C2DD1"/>
    <w:pPr>
      <w:keepNext/>
      <w:spacing w:after="0" w:line="240" w:lineRule="auto"/>
      <w:outlineLvl w:val="7"/>
    </w:pPr>
    <w:rPr>
      <w:rFonts w:asciiTheme="majorHAnsi" w:hAnsiTheme="majorHAnsi" w:cstheme="majorHAnsi"/>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Numeroriga">
    <w:name w:val="line number"/>
    <w:basedOn w:val="Carpredefinitoparagrafo"/>
    <w:uiPriority w:val="99"/>
    <w:semiHidden/>
    <w:unhideWhenUsed/>
    <w:rsid w:val="00D54C3F"/>
  </w:style>
  <w:style w:type="paragraph" w:styleId="Paragrafoelenco">
    <w:name w:val="List Paragraph"/>
    <w:basedOn w:val="Normale"/>
    <w:uiPriority w:val="34"/>
    <w:qFormat/>
    <w:rsid w:val="00D54C3F"/>
    <w:pPr>
      <w:ind w:left="720"/>
      <w:contextualSpacing/>
    </w:pPr>
  </w:style>
  <w:style w:type="character" w:styleId="Enfasicorsivo">
    <w:name w:val="Emphasis"/>
    <w:basedOn w:val="Carpredefinitoparagrafo"/>
    <w:uiPriority w:val="20"/>
    <w:qFormat/>
    <w:rsid w:val="00C86AE9"/>
    <w:rPr>
      <w:i/>
      <w:iCs/>
    </w:rPr>
  </w:style>
  <w:style w:type="table" w:styleId="Grigliatabella">
    <w:name w:val="Table Grid"/>
    <w:basedOn w:val="Tabellanormale"/>
    <w:uiPriority w:val="39"/>
    <w:rsid w:val="00BE3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3">
    <w:name w:val="Grid Table 5 Dark Accent 3"/>
    <w:basedOn w:val="Tabellanormale"/>
    <w:uiPriority w:val="50"/>
    <w:rsid w:val="00BE32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Titolo2Carattere">
    <w:name w:val="Titolo 2 Carattere"/>
    <w:basedOn w:val="Carpredefinitoparagrafo"/>
    <w:link w:val="Titolo2"/>
    <w:uiPriority w:val="9"/>
    <w:rsid w:val="00497F8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97F80"/>
    <w:rPr>
      <w:rFonts w:asciiTheme="majorHAnsi" w:eastAsiaTheme="majorEastAsia" w:hAnsiTheme="majorHAnsi" w:cstheme="majorBidi"/>
      <w:color w:val="1F3763" w:themeColor="accent1" w:themeShade="7F"/>
      <w:sz w:val="24"/>
      <w:szCs w:val="24"/>
    </w:rPr>
  </w:style>
  <w:style w:type="paragraph" w:styleId="Rientrocorpodeltesto">
    <w:name w:val="Body Text Indent"/>
    <w:basedOn w:val="Normale"/>
    <w:link w:val="RientrocorpodeltestoCarattere"/>
    <w:uiPriority w:val="99"/>
    <w:unhideWhenUsed/>
    <w:rsid w:val="00497F80"/>
    <w:pPr>
      <w:ind w:left="360"/>
      <w:jc w:val="both"/>
    </w:pPr>
    <w:rPr>
      <w:rFonts w:asciiTheme="majorHAnsi" w:hAnsiTheme="majorHAnsi" w:cstheme="majorHAnsi"/>
      <w:sz w:val="28"/>
      <w:szCs w:val="28"/>
    </w:rPr>
  </w:style>
  <w:style w:type="character" w:customStyle="1" w:styleId="RientrocorpodeltestoCarattere">
    <w:name w:val="Rientro corpo del testo Carattere"/>
    <w:basedOn w:val="Carpredefinitoparagrafo"/>
    <w:link w:val="Rientrocorpodeltesto"/>
    <w:uiPriority w:val="99"/>
    <w:rsid w:val="00497F80"/>
    <w:rPr>
      <w:rFonts w:asciiTheme="majorHAnsi" w:hAnsiTheme="majorHAnsi" w:cstheme="majorHAnsi"/>
      <w:sz w:val="28"/>
      <w:szCs w:val="28"/>
    </w:rPr>
  </w:style>
  <w:style w:type="character" w:customStyle="1" w:styleId="Titolo1Carattere">
    <w:name w:val="Titolo 1 Carattere"/>
    <w:basedOn w:val="Carpredefinitoparagrafo"/>
    <w:link w:val="Titolo1"/>
    <w:uiPriority w:val="9"/>
    <w:rsid w:val="00497F80"/>
    <w:rPr>
      <w:rFonts w:asciiTheme="majorHAnsi" w:hAnsiTheme="majorHAnsi" w:cstheme="majorHAnsi"/>
      <w:b/>
      <w:bCs/>
      <w:sz w:val="28"/>
      <w:szCs w:val="28"/>
    </w:rPr>
  </w:style>
  <w:style w:type="paragraph" w:styleId="Corpodeltesto2">
    <w:name w:val="Body Text 2"/>
    <w:basedOn w:val="Normale"/>
    <w:link w:val="Corpodeltesto2Carattere"/>
    <w:uiPriority w:val="99"/>
    <w:unhideWhenUsed/>
    <w:rsid w:val="00BB05B7"/>
    <w:pPr>
      <w:spacing w:after="120" w:line="480" w:lineRule="auto"/>
    </w:pPr>
  </w:style>
  <w:style w:type="character" w:customStyle="1" w:styleId="Corpodeltesto2Carattere">
    <w:name w:val="Corpo del testo 2 Carattere"/>
    <w:basedOn w:val="Carpredefinitoparagrafo"/>
    <w:link w:val="Corpodeltesto2"/>
    <w:uiPriority w:val="99"/>
    <w:rsid w:val="00BB05B7"/>
  </w:style>
  <w:style w:type="paragraph" w:styleId="Nessunaspaziatura">
    <w:name w:val="No Spacing"/>
    <w:link w:val="NessunaspaziaturaCarattere"/>
    <w:uiPriority w:val="1"/>
    <w:qFormat/>
    <w:rsid w:val="00BB05B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B05B7"/>
    <w:rPr>
      <w:rFonts w:eastAsiaTheme="minorEastAsia"/>
      <w:lang w:eastAsia="it-IT"/>
    </w:rPr>
  </w:style>
  <w:style w:type="paragraph" w:styleId="Corpotesto">
    <w:name w:val="Body Text"/>
    <w:basedOn w:val="Normale"/>
    <w:link w:val="CorpotestoCarattere"/>
    <w:uiPriority w:val="99"/>
    <w:unhideWhenUsed/>
    <w:rsid w:val="00F324E9"/>
    <w:pPr>
      <w:jc w:val="both"/>
    </w:pPr>
    <w:rPr>
      <w:rFonts w:asciiTheme="majorHAnsi" w:hAnsiTheme="majorHAnsi" w:cstheme="majorHAnsi"/>
      <w:iCs/>
      <w:color w:val="111111"/>
      <w:sz w:val="28"/>
      <w:szCs w:val="28"/>
      <w:shd w:val="clear" w:color="auto" w:fill="FFFFFF"/>
    </w:rPr>
  </w:style>
  <w:style w:type="character" w:customStyle="1" w:styleId="CorpotestoCarattere">
    <w:name w:val="Corpo testo Carattere"/>
    <w:basedOn w:val="Carpredefinitoparagrafo"/>
    <w:link w:val="Corpotesto"/>
    <w:uiPriority w:val="99"/>
    <w:rsid w:val="00F324E9"/>
    <w:rPr>
      <w:rFonts w:asciiTheme="majorHAnsi" w:hAnsiTheme="majorHAnsi" w:cstheme="majorHAnsi"/>
      <w:iCs/>
      <w:color w:val="111111"/>
      <w:sz w:val="28"/>
      <w:szCs w:val="28"/>
    </w:rPr>
  </w:style>
  <w:style w:type="paragraph" w:styleId="Rientrocorpodeltesto2">
    <w:name w:val="Body Text Indent 2"/>
    <w:basedOn w:val="Normale"/>
    <w:link w:val="Rientrocorpodeltesto2Carattere"/>
    <w:uiPriority w:val="99"/>
    <w:unhideWhenUsed/>
    <w:rsid w:val="00F324E9"/>
    <w:pPr>
      <w:ind w:left="360"/>
      <w:jc w:val="both"/>
    </w:pPr>
    <w:rPr>
      <w:rFonts w:asciiTheme="majorHAnsi" w:hAnsiTheme="majorHAnsi" w:cstheme="majorHAnsi"/>
      <w:iCs/>
      <w:color w:val="111111"/>
      <w:sz w:val="28"/>
      <w:szCs w:val="28"/>
      <w:shd w:val="clear" w:color="auto" w:fill="FFFFFF"/>
    </w:rPr>
  </w:style>
  <w:style w:type="character" w:customStyle="1" w:styleId="Rientrocorpodeltesto2Carattere">
    <w:name w:val="Rientro corpo del testo 2 Carattere"/>
    <w:basedOn w:val="Carpredefinitoparagrafo"/>
    <w:link w:val="Rientrocorpodeltesto2"/>
    <w:uiPriority w:val="99"/>
    <w:rsid w:val="00F324E9"/>
    <w:rPr>
      <w:rFonts w:asciiTheme="majorHAnsi" w:hAnsiTheme="majorHAnsi" w:cstheme="majorHAnsi"/>
      <w:iCs/>
      <w:color w:val="111111"/>
      <w:sz w:val="28"/>
      <w:szCs w:val="28"/>
    </w:rPr>
  </w:style>
  <w:style w:type="paragraph" w:styleId="Intestazione">
    <w:name w:val="header"/>
    <w:basedOn w:val="Normale"/>
    <w:link w:val="IntestazioneCarattere"/>
    <w:uiPriority w:val="99"/>
    <w:unhideWhenUsed/>
    <w:rsid w:val="00C7054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70544"/>
  </w:style>
  <w:style w:type="paragraph" w:styleId="Pidipagina">
    <w:name w:val="footer"/>
    <w:basedOn w:val="Normale"/>
    <w:link w:val="PidipaginaCarattere"/>
    <w:uiPriority w:val="99"/>
    <w:unhideWhenUsed/>
    <w:rsid w:val="00C7054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70544"/>
  </w:style>
  <w:style w:type="character" w:customStyle="1" w:styleId="Titolo4Carattere">
    <w:name w:val="Titolo 4 Carattere"/>
    <w:basedOn w:val="Carpredefinitoparagrafo"/>
    <w:link w:val="Titolo4"/>
    <w:uiPriority w:val="9"/>
    <w:rsid w:val="00D203D2"/>
    <w:rPr>
      <w:rFonts w:asciiTheme="majorHAnsi" w:eastAsiaTheme="majorEastAsia" w:hAnsiTheme="majorHAnsi" w:cstheme="majorBidi"/>
      <w:i/>
      <w:iCs/>
      <w:color w:val="2F5496" w:themeColor="accent1" w:themeShade="BF"/>
    </w:rPr>
  </w:style>
  <w:style w:type="character" w:styleId="Rimandocommento">
    <w:name w:val="annotation reference"/>
    <w:basedOn w:val="Carpredefinitoparagrafo"/>
    <w:uiPriority w:val="99"/>
    <w:semiHidden/>
    <w:unhideWhenUsed/>
    <w:rsid w:val="00764EB3"/>
    <w:rPr>
      <w:sz w:val="16"/>
      <w:szCs w:val="16"/>
    </w:rPr>
  </w:style>
  <w:style w:type="paragraph" w:styleId="Testocommento">
    <w:name w:val="annotation text"/>
    <w:basedOn w:val="Normale"/>
    <w:link w:val="TestocommentoCarattere"/>
    <w:uiPriority w:val="99"/>
    <w:semiHidden/>
    <w:unhideWhenUsed/>
    <w:rsid w:val="00764EB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764EB3"/>
    <w:rPr>
      <w:sz w:val="20"/>
      <w:szCs w:val="20"/>
    </w:rPr>
  </w:style>
  <w:style w:type="paragraph" w:styleId="Soggettocommento">
    <w:name w:val="annotation subject"/>
    <w:basedOn w:val="Testocommento"/>
    <w:next w:val="Testocommento"/>
    <w:link w:val="SoggettocommentoCarattere"/>
    <w:uiPriority w:val="99"/>
    <w:semiHidden/>
    <w:unhideWhenUsed/>
    <w:rsid w:val="00764EB3"/>
    <w:rPr>
      <w:b/>
      <w:bCs/>
    </w:rPr>
  </w:style>
  <w:style w:type="character" w:customStyle="1" w:styleId="SoggettocommentoCarattere">
    <w:name w:val="Soggetto commento Carattere"/>
    <w:basedOn w:val="TestocommentoCarattere"/>
    <w:link w:val="Soggettocommento"/>
    <w:uiPriority w:val="99"/>
    <w:semiHidden/>
    <w:rsid w:val="00764EB3"/>
    <w:rPr>
      <w:b/>
      <w:bCs/>
      <w:sz w:val="20"/>
      <w:szCs w:val="20"/>
    </w:rPr>
  </w:style>
  <w:style w:type="paragraph" w:styleId="Testofumetto">
    <w:name w:val="Balloon Text"/>
    <w:basedOn w:val="Normale"/>
    <w:link w:val="TestofumettoCarattere"/>
    <w:uiPriority w:val="99"/>
    <w:semiHidden/>
    <w:unhideWhenUsed/>
    <w:rsid w:val="00764EB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64EB3"/>
    <w:rPr>
      <w:rFonts w:ascii="Segoe UI" w:hAnsi="Segoe UI" w:cs="Segoe UI"/>
      <w:sz w:val="18"/>
      <w:szCs w:val="18"/>
    </w:rPr>
  </w:style>
  <w:style w:type="character" w:customStyle="1" w:styleId="Titolo5Carattere">
    <w:name w:val="Titolo 5 Carattere"/>
    <w:basedOn w:val="Carpredefinitoparagrafo"/>
    <w:link w:val="Titolo5"/>
    <w:uiPriority w:val="9"/>
    <w:rsid w:val="00764EB3"/>
    <w:rPr>
      <w:rFonts w:asciiTheme="majorHAnsi" w:hAnsiTheme="majorHAnsi" w:cstheme="majorHAnsi"/>
      <w:sz w:val="28"/>
      <w:szCs w:val="28"/>
    </w:rPr>
  </w:style>
  <w:style w:type="paragraph" w:styleId="Corpodeltesto3">
    <w:name w:val="Body Text 3"/>
    <w:basedOn w:val="Normale"/>
    <w:link w:val="Corpodeltesto3Carattere"/>
    <w:uiPriority w:val="99"/>
    <w:unhideWhenUsed/>
    <w:rsid w:val="00E47A93"/>
    <w:rPr>
      <w:rFonts w:asciiTheme="majorHAnsi" w:hAnsiTheme="majorHAnsi" w:cstheme="majorHAnsi"/>
      <w:sz w:val="28"/>
      <w:szCs w:val="28"/>
    </w:rPr>
  </w:style>
  <w:style w:type="character" w:customStyle="1" w:styleId="Corpodeltesto3Carattere">
    <w:name w:val="Corpo del testo 3 Carattere"/>
    <w:basedOn w:val="Carpredefinitoparagrafo"/>
    <w:link w:val="Corpodeltesto3"/>
    <w:uiPriority w:val="99"/>
    <w:rsid w:val="00E47A93"/>
    <w:rPr>
      <w:rFonts w:asciiTheme="majorHAnsi" w:hAnsiTheme="majorHAnsi" w:cstheme="majorHAnsi"/>
      <w:sz w:val="28"/>
      <w:szCs w:val="28"/>
    </w:rPr>
  </w:style>
  <w:style w:type="paragraph" w:styleId="Rientrocorpodeltesto3">
    <w:name w:val="Body Text Indent 3"/>
    <w:basedOn w:val="Normale"/>
    <w:link w:val="Rientrocorpodeltesto3Carattere"/>
    <w:uiPriority w:val="99"/>
    <w:unhideWhenUsed/>
    <w:rsid w:val="00E47A93"/>
    <w:pPr>
      <w:ind w:left="720"/>
    </w:pPr>
    <w:rPr>
      <w:rFonts w:asciiTheme="majorHAnsi" w:hAnsiTheme="majorHAnsi" w:cstheme="majorHAnsi"/>
      <w:sz w:val="28"/>
      <w:szCs w:val="28"/>
    </w:rPr>
  </w:style>
  <w:style w:type="character" w:customStyle="1" w:styleId="Rientrocorpodeltesto3Carattere">
    <w:name w:val="Rientro corpo del testo 3 Carattere"/>
    <w:basedOn w:val="Carpredefinitoparagrafo"/>
    <w:link w:val="Rientrocorpodeltesto3"/>
    <w:uiPriority w:val="99"/>
    <w:rsid w:val="00E47A93"/>
    <w:rPr>
      <w:rFonts w:asciiTheme="majorHAnsi" w:hAnsiTheme="majorHAnsi" w:cstheme="majorHAnsi"/>
      <w:sz w:val="28"/>
      <w:szCs w:val="28"/>
    </w:rPr>
  </w:style>
  <w:style w:type="character" w:customStyle="1" w:styleId="Titolo6Carattere">
    <w:name w:val="Titolo 6 Carattere"/>
    <w:basedOn w:val="Carpredefinitoparagrafo"/>
    <w:link w:val="Titolo6"/>
    <w:uiPriority w:val="9"/>
    <w:rsid w:val="008C2DD1"/>
    <w:rPr>
      <w:rFonts w:asciiTheme="majorHAnsi" w:hAnsiTheme="majorHAnsi" w:cstheme="majorHAnsi"/>
      <w:b/>
      <w:sz w:val="28"/>
      <w:szCs w:val="28"/>
    </w:rPr>
  </w:style>
  <w:style w:type="character" w:customStyle="1" w:styleId="Titolo7Carattere">
    <w:name w:val="Titolo 7 Carattere"/>
    <w:basedOn w:val="Carpredefinitoparagrafo"/>
    <w:link w:val="Titolo7"/>
    <w:uiPriority w:val="9"/>
    <w:rsid w:val="008C2DD1"/>
    <w:rPr>
      <w:rFonts w:asciiTheme="majorHAnsi" w:hAnsiTheme="majorHAnsi" w:cstheme="majorHAnsi"/>
      <w:b/>
      <w:bCs/>
      <w:sz w:val="28"/>
      <w:szCs w:val="28"/>
    </w:rPr>
  </w:style>
  <w:style w:type="character" w:customStyle="1" w:styleId="Titolo8Carattere">
    <w:name w:val="Titolo 8 Carattere"/>
    <w:basedOn w:val="Carpredefinitoparagrafo"/>
    <w:link w:val="Titolo8"/>
    <w:uiPriority w:val="9"/>
    <w:rsid w:val="008C2DD1"/>
    <w:rPr>
      <w:rFonts w:asciiTheme="majorHAnsi" w:hAnsiTheme="majorHAnsi" w:cstheme="majorHAnsi"/>
      <w:sz w:val="28"/>
      <w:szCs w:val="28"/>
    </w:rPr>
  </w:style>
  <w:style w:type="paragraph" w:styleId="Sommario1">
    <w:name w:val="toc 1"/>
    <w:basedOn w:val="Normale"/>
    <w:next w:val="Normale"/>
    <w:autoRedefine/>
    <w:uiPriority w:val="39"/>
    <w:unhideWhenUsed/>
    <w:rsid w:val="005F3713"/>
    <w:pPr>
      <w:spacing w:before="120" w:after="120"/>
    </w:pPr>
    <w:rPr>
      <w:rFonts w:cstheme="minorHAnsi"/>
      <w:b/>
      <w:bCs/>
      <w:caps/>
      <w:sz w:val="20"/>
      <w:szCs w:val="20"/>
    </w:rPr>
  </w:style>
  <w:style w:type="paragraph" w:styleId="Sommario2">
    <w:name w:val="toc 2"/>
    <w:basedOn w:val="Normale"/>
    <w:next w:val="Normale"/>
    <w:autoRedefine/>
    <w:uiPriority w:val="39"/>
    <w:unhideWhenUsed/>
    <w:rsid w:val="005F3713"/>
    <w:pPr>
      <w:spacing w:after="0"/>
      <w:ind w:left="220"/>
    </w:pPr>
    <w:rPr>
      <w:rFonts w:cstheme="minorHAnsi"/>
      <w:smallCaps/>
      <w:sz w:val="20"/>
      <w:szCs w:val="20"/>
    </w:rPr>
  </w:style>
  <w:style w:type="paragraph" w:styleId="Sommario3">
    <w:name w:val="toc 3"/>
    <w:basedOn w:val="Normale"/>
    <w:next w:val="Normale"/>
    <w:autoRedefine/>
    <w:uiPriority w:val="39"/>
    <w:unhideWhenUsed/>
    <w:rsid w:val="005F3713"/>
    <w:pPr>
      <w:spacing w:after="0"/>
      <w:ind w:left="440"/>
    </w:pPr>
    <w:rPr>
      <w:rFonts w:cstheme="minorHAnsi"/>
      <w:i/>
      <w:iCs/>
      <w:sz w:val="20"/>
      <w:szCs w:val="20"/>
    </w:rPr>
  </w:style>
  <w:style w:type="paragraph" w:styleId="Sommario4">
    <w:name w:val="toc 4"/>
    <w:basedOn w:val="Normale"/>
    <w:next w:val="Normale"/>
    <w:autoRedefine/>
    <w:uiPriority w:val="39"/>
    <w:unhideWhenUsed/>
    <w:rsid w:val="005F3713"/>
    <w:pPr>
      <w:spacing w:after="0"/>
      <w:ind w:left="660"/>
    </w:pPr>
    <w:rPr>
      <w:rFonts w:cstheme="minorHAnsi"/>
      <w:sz w:val="18"/>
      <w:szCs w:val="18"/>
    </w:rPr>
  </w:style>
  <w:style w:type="paragraph" w:styleId="Sommario5">
    <w:name w:val="toc 5"/>
    <w:basedOn w:val="Normale"/>
    <w:next w:val="Normale"/>
    <w:autoRedefine/>
    <w:uiPriority w:val="39"/>
    <w:unhideWhenUsed/>
    <w:rsid w:val="005F3713"/>
    <w:pPr>
      <w:spacing w:after="0"/>
      <w:ind w:left="880"/>
    </w:pPr>
    <w:rPr>
      <w:rFonts w:cstheme="minorHAnsi"/>
      <w:sz w:val="18"/>
      <w:szCs w:val="18"/>
    </w:rPr>
  </w:style>
  <w:style w:type="paragraph" w:styleId="Sommario6">
    <w:name w:val="toc 6"/>
    <w:basedOn w:val="Normale"/>
    <w:next w:val="Normale"/>
    <w:autoRedefine/>
    <w:uiPriority w:val="39"/>
    <w:unhideWhenUsed/>
    <w:rsid w:val="005F3713"/>
    <w:pPr>
      <w:spacing w:after="0"/>
      <w:ind w:left="1100"/>
    </w:pPr>
    <w:rPr>
      <w:rFonts w:cstheme="minorHAnsi"/>
      <w:sz w:val="18"/>
      <w:szCs w:val="18"/>
    </w:rPr>
  </w:style>
  <w:style w:type="paragraph" w:styleId="Sommario7">
    <w:name w:val="toc 7"/>
    <w:basedOn w:val="Normale"/>
    <w:next w:val="Normale"/>
    <w:autoRedefine/>
    <w:uiPriority w:val="39"/>
    <w:unhideWhenUsed/>
    <w:rsid w:val="005F3713"/>
    <w:pPr>
      <w:spacing w:after="0"/>
      <w:ind w:left="1320"/>
    </w:pPr>
    <w:rPr>
      <w:rFonts w:cstheme="minorHAnsi"/>
      <w:sz w:val="18"/>
      <w:szCs w:val="18"/>
    </w:rPr>
  </w:style>
  <w:style w:type="paragraph" w:styleId="Sommario8">
    <w:name w:val="toc 8"/>
    <w:basedOn w:val="Normale"/>
    <w:next w:val="Normale"/>
    <w:autoRedefine/>
    <w:uiPriority w:val="39"/>
    <w:unhideWhenUsed/>
    <w:rsid w:val="005F3713"/>
    <w:pPr>
      <w:spacing w:after="0"/>
      <w:ind w:left="1540"/>
    </w:pPr>
    <w:rPr>
      <w:rFonts w:cstheme="minorHAnsi"/>
      <w:sz w:val="18"/>
      <w:szCs w:val="18"/>
    </w:rPr>
  </w:style>
  <w:style w:type="paragraph" w:styleId="Sommario9">
    <w:name w:val="toc 9"/>
    <w:basedOn w:val="Normale"/>
    <w:next w:val="Normale"/>
    <w:autoRedefine/>
    <w:uiPriority w:val="39"/>
    <w:unhideWhenUsed/>
    <w:rsid w:val="005F3713"/>
    <w:pPr>
      <w:spacing w:after="0"/>
      <w:ind w:left="1760"/>
    </w:pPr>
    <w:rPr>
      <w:rFonts w:cstheme="minorHAnsi"/>
      <w:sz w:val="18"/>
      <w:szCs w:val="18"/>
    </w:rPr>
  </w:style>
  <w:style w:type="character" w:styleId="Collegamentoipertestuale">
    <w:name w:val="Hyperlink"/>
    <w:basedOn w:val="Carpredefinitoparagrafo"/>
    <w:uiPriority w:val="99"/>
    <w:unhideWhenUsed/>
    <w:rsid w:val="005F3713"/>
    <w:rPr>
      <w:color w:val="0563C1" w:themeColor="hyperlink"/>
      <w:u w:val="single"/>
    </w:rPr>
  </w:style>
  <w:style w:type="paragraph" w:customStyle="1" w:styleId="Standard">
    <w:name w:val="Standard"/>
    <w:rsid w:val="000C05F5"/>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eastAsia="zh-CN"/>
    </w:rPr>
  </w:style>
  <w:style w:type="table" w:customStyle="1" w:styleId="11">
    <w:name w:val="11"/>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10">
    <w:name w:val="10"/>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9">
    <w:name w:val="9"/>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 w:type="table" w:customStyle="1" w:styleId="8">
    <w:name w:val="8"/>
    <w:basedOn w:val="Tabellanormale"/>
    <w:rsid w:val="000C05F5"/>
    <w:pPr>
      <w:pBdr>
        <w:top w:val="nil"/>
        <w:left w:val="nil"/>
        <w:bottom w:val="nil"/>
        <w:right w:val="nil"/>
        <w:between w:val="nil"/>
      </w:pBdr>
    </w:pPr>
    <w:rPr>
      <w:rFonts w:ascii="Calibri" w:eastAsia="Calibri" w:hAnsi="Calibri" w:cs="Calibri"/>
      <w:color w:val="000000"/>
      <w:lang w:eastAsia="en-GB"/>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390484">
      <w:bodyDiv w:val="1"/>
      <w:marLeft w:val="0"/>
      <w:marRight w:val="0"/>
      <w:marTop w:val="0"/>
      <w:marBottom w:val="0"/>
      <w:divBdr>
        <w:top w:val="none" w:sz="0" w:space="0" w:color="auto"/>
        <w:left w:val="none" w:sz="0" w:space="0" w:color="auto"/>
        <w:bottom w:val="none" w:sz="0" w:space="0" w:color="auto"/>
        <w:right w:val="none" w:sz="0" w:space="0" w:color="auto"/>
      </w:divBdr>
    </w:div>
    <w:div w:id="646276956">
      <w:bodyDiv w:val="1"/>
      <w:marLeft w:val="0"/>
      <w:marRight w:val="0"/>
      <w:marTop w:val="0"/>
      <w:marBottom w:val="0"/>
      <w:divBdr>
        <w:top w:val="none" w:sz="0" w:space="0" w:color="auto"/>
        <w:left w:val="none" w:sz="0" w:space="0" w:color="auto"/>
        <w:bottom w:val="none" w:sz="0" w:space="0" w:color="auto"/>
        <w:right w:val="none" w:sz="0" w:space="0" w:color="auto"/>
      </w:divBdr>
    </w:div>
    <w:div w:id="1051031780">
      <w:bodyDiv w:val="1"/>
      <w:marLeft w:val="0"/>
      <w:marRight w:val="0"/>
      <w:marTop w:val="0"/>
      <w:marBottom w:val="0"/>
      <w:divBdr>
        <w:top w:val="none" w:sz="0" w:space="0" w:color="auto"/>
        <w:left w:val="none" w:sz="0" w:space="0" w:color="auto"/>
        <w:bottom w:val="none" w:sz="0" w:space="0" w:color="auto"/>
        <w:right w:val="none" w:sz="0" w:space="0" w:color="auto"/>
      </w:divBdr>
    </w:div>
    <w:div w:id="126491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F685-8300-4BED-ABDF-7F5EED92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32</Pages>
  <Words>4399</Words>
  <Characters>25080</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Tranquillo</dc:creator>
  <cp:keywords/>
  <dc:description/>
  <cp:lastModifiedBy>gaetano amoroso</cp:lastModifiedBy>
  <cp:revision>41</cp:revision>
  <dcterms:created xsi:type="dcterms:W3CDTF">2019-11-28T11:50:00Z</dcterms:created>
  <dcterms:modified xsi:type="dcterms:W3CDTF">2020-02-18T14:01:00Z</dcterms:modified>
</cp:coreProperties>
</file>